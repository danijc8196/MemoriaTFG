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2550D" w14:textId="77777777" w:rsidR="00CE6BCD" w:rsidRDefault="00E54AA7" w:rsidP="00206DC6">
      <w:pPr>
        <w:pStyle w:val="Ttulo1"/>
      </w:pPr>
      <w:r>
        <w:t>Revisión memoria v3.0</w:t>
      </w:r>
    </w:p>
    <w:p w14:paraId="1ED59AAF" w14:textId="77777777" w:rsidR="00206DC6" w:rsidRDefault="00206DC6" w:rsidP="00206DC6"/>
    <w:p w14:paraId="039BDF94" w14:textId="77777777" w:rsidR="00261FD9" w:rsidRPr="004D03FD" w:rsidRDefault="004D03FD" w:rsidP="004D03FD">
      <w:pPr>
        <w:pStyle w:val="Ttulo"/>
        <w:jc w:val="center"/>
        <w:rPr>
          <w:b/>
          <w:i/>
          <w:sz w:val="35"/>
          <w:szCs w:val="35"/>
          <w:shd w:val="clear" w:color="auto" w:fill="FFFFFF"/>
        </w:rPr>
      </w:pPr>
      <w:r w:rsidRPr="004D03FD">
        <w:rPr>
          <w:b/>
          <w:i/>
          <w:sz w:val="35"/>
          <w:szCs w:val="35"/>
          <w:shd w:val="clear" w:color="auto" w:fill="FFFFFF"/>
        </w:rPr>
        <w:t>Entorno de simulación para el</w:t>
      </w:r>
      <w:r w:rsidR="00206DC6" w:rsidRPr="004D03FD">
        <w:rPr>
          <w:b/>
          <w:i/>
          <w:sz w:val="35"/>
          <w:szCs w:val="35"/>
          <w:shd w:val="clear" w:color="auto" w:fill="FFFFFF"/>
        </w:rPr>
        <w:t xml:space="preserve"> entrenam</w:t>
      </w:r>
      <w:r w:rsidRPr="004D03FD">
        <w:rPr>
          <w:b/>
          <w:i/>
          <w:sz w:val="35"/>
          <w:szCs w:val="35"/>
          <w:shd w:val="clear" w:color="auto" w:fill="FFFFFF"/>
        </w:rPr>
        <w:t>i</w:t>
      </w:r>
      <w:r w:rsidR="00206DC6" w:rsidRPr="004D03FD">
        <w:rPr>
          <w:b/>
          <w:i/>
          <w:sz w:val="35"/>
          <w:szCs w:val="35"/>
          <w:shd w:val="clear" w:color="auto" w:fill="FFFFFF"/>
        </w:rPr>
        <w:t>ento me</w:t>
      </w:r>
      <w:r w:rsidRPr="004D03FD">
        <w:rPr>
          <w:b/>
          <w:i/>
          <w:sz w:val="35"/>
          <w:szCs w:val="35"/>
          <w:shd w:val="clear" w:color="auto" w:fill="FFFFFF"/>
        </w:rPr>
        <w:t>diante Reinforcement Learning del</w:t>
      </w:r>
      <w:r w:rsidR="00206DC6" w:rsidRPr="004D03FD">
        <w:rPr>
          <w:b/>
          <w:i/>
          <w:sz w:val="35"/>
          <w:szCs w:val="35"/>
          <w:shd w:val="clear" w:color="auto" w:fill="FFFFFF"/>
        </w:rPr>
        <w:t xml:space="preserve"> v</w:t>
      </w:r>
      <w:r w:rsidRPr="004D03FD">
        <w:rPr>
          <w:b/>
          <w:i/>
          <w:sz w:val="35"/>
          <w:szCs w:val="35"/>
          <w:shd w:val="clear" w:color="auto" w:fill="FFFFFF"/>
        </w:rPr>
        <w:t>uelo</w:t>
      </w:r>
      <w:r w:rsidR="00206DC6" w:rsidRPr="004D03FD">
        <w:rPr>
          <w:b/>
          <w:i/>
          <w:sz w:val="35"/>
          <w:szCs w:val="35"/>
          <w:shd w:val="clear" w:color="auto" w:fill="FFFFFF"/>
        </w:rPr>
        <w:t xml:space="preserve"> autónomo d</w:t>
      </w:r>
      <w:r w:rsidRPr="004D03FD">
        <w:rPr>
          <w:b/>
          <w:i/>
          <w:sz w:val="35"/>
          <w:szCs w:val="35"/>
          <w:shd w:val="clear" w:color="auto" w:fill="FFFFFF"/>
        </w:rPr>
        <w:t xml:space="preserve">e </w:t>
      </w:r>
      <w:r w:rsidR="00206DC6" w:rsidRPr="004D03FD">
        <w:rPr>
          <w:b/>
          <w:i/>
          <w:sz w:val="35"/>
          <w:szCs w:val="35"/>
          <w:shd w:val="clear" w:color="auto" w:fill="FFFFFF"/>
        </w:rPr>
        <w:t>un cuadricóptero</w:t>
      </w:r>
    </w:p>
    <w:p w14:paraId="0DDCE67E" w14:textId="77777777" w:rsidR="008661B4" w:rsidRPr="008661B4" w:rsidRDefault="008661B4" w:rsidP="008661B4"/>
    <w:p w14:paraId="6E832C50" w14:textId="77777777" w:rsidR="00206DC6" w:rsidRDefault="00206DC6" w:rsidP="00206DC6"/>
    <w:p w14:paraId="3947F046" w14:textId="77777777" w:rsidR="00206DC6" w:rsidRPr="00206DC6" w:rsidRDefault="00206DC6" w:rsidP="00B2657B">
      <w:pPr>
        <w:pStyle w:val="Default"/>
        <w:shd w:val="clear" w:color="auto" w:fill="E7E6E6" w:themeFill="background2"/>
        <w:rPr>
          <w:b/>
        </w:rPr>
      </w:pPr>
      <w:r w:rsidRPr="00206DC6">
        <w:rPr>
          <w:b/>
        </w:rPr>
        <w:t>Índice</w:t>
      </w:r>
    </w:p>
    <w:p w14:paraId="17D986F9" w14:textId="77777777" w:rsidR="00206DC6" w:rsidRPr="00206DC6" w:rsidRDefault="00206DC6" w:rsidP="00B2657B">
      <w:pPr>
        <w:pStyle w:val="Default"/>
        <w:numPr>
          <w:ilvl w:val="0"/>
          <w:numId w:val="2"/>
        </w:numPr>
        <w:shd w:val="clear" w:color="auto" w:fill="E7E6E6" w:themeFill="background2"/>
        <w:ind w:left="360"/>
        <w:rPr>
          <w:i/>
        </w:rPr>
      </w:pPr>
      <w:r w:rsidRPr="00206DC6">
        <w:rPr>
          <w:i/>
        </w:rPr>
        <w:t>Introducción</w:t>
      </w:r>
    </w:p>
    <w:p w14:paraId="0F1BB442" w14:textId="77777777" w:rsidR="00206DC6" w:rsidRPr="00206DC6" w:rsidRDefault="00206DC6" w:rsidP="00B2657B">
      <w:pPr>
        <w:pStyle w:val="Default"/>
        <w:numPr>
          <w:ilvl w:val="0"/>
          <w:numId w:val="2"/>
        </w:numPr>
        <w:shd w:val="clear" w:color="auto" w:fill="E7E6E6" w:themeFill="background2"/>
        <w:ind w:left="360"/>
        <w:rPr>
          <w:i/>
        </w:rPr>
      </w:pPr>
      <w:r w:rsidRPr="00206DC6">
        <w:rPr>
          <w:i/>
        </w:rPr>
        <w:t>Objetivos</w:t>
      </w:r>
    </w:p>
    <w:p w14:paraId="34DF0B7D" w14:textId="77777777" w:rsidR="00206DC6" w:rsidRPr="00206DC6" w:rsidRDefault="00206DC6" w:rsidP="00B2657B">
      <w:pPr>
        <w:pStyle w:val="Default"/>
        <w:numPr>
          <w:ilvl w:val="0"/>
          <w:numId w:val="2"/>
        </w:numPr>
        <w:shd w:val="clear" w:color="auto" w:fill="E7E6E6" w:themeFill="background2"/>
        <w:ind w:left="360"/>
        <w:rPr>
          <w:i/>
        </w:rPr>
      </w:pPr>
      <w:r w:rsidRPr="00206DC6">
        <w:rPr>
          <w:i/>
        </w:rPr>
        <w:t>Resultados</w:t>
      </w:r>
    </w:p>
    <w:p w14:paraId="6BC88722" w14:textId="77777777" w:rsidR="00206DC6" w:rsidRPr="00206DC6" w:rsidRDefault="00206DC6" w:rsidP="00B2657B">
      <w:pPr>
        <w:pStyle w:val="Default"/>
        <w:numPr>
          <w:ilvl w:val="0"/>
          <w:numId w:val="2"/>
        </w:numPr>
        <w:shd w:val="clear" w:color="auto" w:fill="E7E6E6" w:themeFill="background2"/>
        <w:ind w:left="360"/>
        <w:rPr>
          <w:i/>
        </w:rPr>
      </w:pPr>
      <w:r w:rsidRPr="00206DC6">
        <w:rPr>
          <w:i/>
        </w:rPr>
        <w:t>Conclusiones</w:t>
      </w:r>
    </w:p>
    <w:p w14:paraId="06F5238F" w14:textId="77777777" w:rsidR="00206DC6" w:rsidRPr="00206DC6" w:rsidRDefault="00206DC6" w:rsidP="00B2657B">
      <w:pPr>
        <w:pStyle w:val="Default"/>
        <w:numPr>
          <w:ilvl w:val="0"/>
          <w:numId w:val="2"/>
        </w:numPr>
        <w:shd w:val="clear" w:color="auto" w:fill="E7E6E6" w:themeFill="background2"/>
        <w:ind w:left="360"/>
        <w:rPr>
          <w:i/>
        </w:rPr>
      </w:pPr>
      <w:commentRangeStart w:id="0"/>
      <w:r w:rsidRPr="00206DC6">
        <w:rPr>
          <w:i/>
        </w:rPr>
        <w:t>Bibliografía</w:t>
      </w:r>
      <w:commentRangeEnd w:id="0"/>
      <w:r w:rsidR="008F64FC">
        <w:rPr>
          <w:rStyle w:val="Refdecomentario"/>
          <w:rFonts w:asciiTheme="minorHAnsi" w:hAnsiTheme="minorHAnsi" w:cstheme="minorBidi"/>
          <w:color w:val="auto"/>
        </w:rPr>
        <w:commentReference w:id="0"/>
      </w:r>
    </w:p>
    <w:p w14:paraId="0561D056" w14:textId="77777777" w:rsidR="00206DC6" w:rsidRPr="00206DC6" w:rsidRDefault="00206DC6" w:rsidP="00B2657B">
      <w:pPr>
        <w:shd w:val="clear" w:color="auto" w:fill="E7E6E6" w:themeFill="background2"/>
        <w:rPr>
          <w:i/>
        </w:rPr>
      </w:pPr>
    </w:p>
    <w:p w14:paraId="14822D3D" w14:textId="77777777" w:rsidR="00206DC6" w:rsidRPr="00206DC6" w:rsidRDefault="00206DC6" w:rsidP="00B2657B">
      <w:pPr>
        <w:pStyle w:val="Prrafodelista"/>
        <w:shd w:val="clear" w:color="auto" w:fill="E7E6E6" w:themeFill="background2"/>
        <w:ind w:left="360"/>
        <w:rPr>
          <w:i/>
        </w:rPr>
      </w:pPr>
      <w:r w:rsidRPr="00206DC6">
        <w:rPr>
          <w:i/>
        </w:rPr>
        <w:t>Anexos:</w:t>
      </w:r>
    </w:p>
    <w:p w14:paraId="610E4743" w14:textId="77777777" w:rsidR="00206DC6" w:rsidRDefault="00206DC6" w:rsidP="00B2657B">
      <w:pPr>
        <w:pStyle w:val="Prrafodelista"/>
        <w:numPr>
          <w:ilvl w:val="0"/>
          <w:numId w:val="3"/>
        </w:numPr>
        <w:shd w:val="clear" w:color="auto" w:fill="E7E6E6" w:themeFill="background2"/>
        <w:ind w:left="360"/>
        <w:rPr>
          <w:i/>
        </w:rPr>
      </w:pPr>
      <w:r w:rsidRPr="00206DC6">
        <w:rPr>
          <w:i/>
        </w:rPr>
        <w:t>Estado del Arte</w:t>
      </w:r>
    </w:p>
    <w:p w14:paraId="7BD0C7D4" w14:textId="77777777" w:rsidR="009B14B5" w:rsidRDefault="009B14B5" w:rsidP="009B14B5">
      <w:pPr>
        <w:pStyle w:val="Prrafodelista"/>
        <w:numPr>
          <w:ilvl w:val="0"/>
          <w:numId w:val="3"/>
        </w:numPr>
        <w:shd w:val="clear" w:color="auto" w:fill="E7E6E6" w:themeFill="background2"/>
        <w:ind w:left="360"/>
        <w:rPr>
          <w:i/>
        </w:rPr>
      </w:pPr>
      <w:r>
        <w:rPr>
          <w:i/>
        </w:rPr>
        <w:t>Tecnologías Empleadas</w:t>
      </w:r>
    </w:p>
    <w:p w14:paraId="138EFED6" w14:textId="77777777" w:rsidR="009B14B5" w:rsidRPr="009B14B5" w:rsidRDefault="009B14B5" w:rsidP="009B14B5">
      <w:pPr>
        <w:shd w:val="clear" w:color="auto" w:fill="E7E6E6" w:themeFill="background2"/>
        <w:rPr>
          <w:i/>
        </w:rPr>
      </w:pPr>
    </w:p>
    <w:p w14:paraId="6FD32417" w14:textId="77777777" w:rsidR="009D4594" w:rsidRDefault="009D4594"/>
    <w:p w14:paraId="121C8A15" w14:textId="77777777" w:rsidR="00863BBD" w:rsidRDefault="00863BBD"/>
    <w:p w14:paraId="6BEA07B1" w14:textId="77777777" w:rsidR="00637AA2" w:rsidRDefault="00732DD2" w:rsidP="00732DD2">
      <w:pPr>
        <w:pStyle w:val="Ttulo2"/>
      </w:pPr>
      <w:r>
        <w:t>INTRODUCCION</w:t>
      </w:r>
    </w:p>
    <w:p w14:paraId="0C35F6C2" w14:textId="77777777" w:rsidR="008B6CC5" w:rsidRDefault="008B6CC5" w:rsidP="008B6CC5">
      <w:r>
        <w:t xml:space="preserve">Una de las tecnologías que </w:t>
      </w:r>
      <w:r w:rsidRPr="0065468C">
        <w:t>más destacan y llaman la atención en estos últimos años son los llamados drones, definidos</w:t>
      </w:r>
      <w:r>
        <w:t xml:space="preserve"> formalmente como </w:t>
      </w:r>
      <w:r w:rsidRPr="0065468C">
        <w:rPr>
          <w:i/>
        </w:rPr>
        <w:t>aeronaves no tripuladas</w:t>
      </w:r>
      <w:r>
        <w:t xml:space="preserve"> por la RAE </w:t>
      </w:r>
      <w:commentRangeStart w:id="1"/>
      <w:r w:rsidRPr="005A62E9">
        <w:rPr>
          <w:rStyle w:val="ReferenciasCar"/>
          <w:color w:val="auto"/>
        </w:rPr>
        <w:t>[</w:t>
      </w:r>
      <w:r w:rsidR="005A62E9">
        <w:rPr>
          <w:rStyle w:val="ReferenciasCar"/>
          <w:color w:val="auto"/>
        </w:rPr>
        <w:t xml:space="preserve"> </w:t>
      </w:r>
      <w:hyperlink r:id="rId9" w:history="1">
        <w:r w:rsidR="005A62E9" w:rsidRPr="004F5F61">
          <w:rPr>
            <w:rStyle w:val="Hipervnculo"/>
          </w:rPr>
          <w:t>http://dle.rae.es/?id=ED2QqnQ</w:t>
        </w:r>
      </w:hyperlink>
      <w:r w:rsidR="005A62E9">
        <w:rPr>
          <w:rStyle w:val="ReferenciasCar"/>
          <w:color w:val="auto"/>
        </w:rPr>
        <w:t xml:space="preserve"> </w:t>
      </w:r>
      <w:r w:rsidRPr="005A62E9">
        <w:rPr>
          <w:rStyle w:val="ReferenciasCar"/>
          <w:color w:val="auto"/>
        </w:rPr>
        <w:t>]</w:t>
      </w:r>
      <w:r w:rsidRPr="005A62E9">
        <w:t xml:space="preserve">. </w:t>
      </w:r>
      <w:commentRangeEnd w:id="1"/>
      <w:r w:rsidR="00B223EC">
        <w:rPr>
          <w:rStyle w:val="Refdecomentario"/>
        </w:rPr>
        <w:commentReference w:id="1"/>
      </w:r>
      <w:r w:rsidR="00AA589F">
        <w:t>Estos vehículos</w:t>
      </w:r>
      <w:r>
        <w:t xml:space="preserve"> </w:t>
      </w:r>
      <w:del w:id="2" w:author="Felipe Gil Castiñeira" w:date="2018-11-11T17:26:00Z">
        <w:r w:rsidDel="00C54A84">
          <w:delText>se han convertido en una atracción</w:delText>
        </w:r>
      </w:del>
      <w:ins w:id="3" w:author="Felipe Gil Castiñeira" w:date="2018-11-11T17:26:00Z">
        <w:r w:rsidR="00C54A84">
          <w:t>están utilizando en</w:t>
        </w:r>
      </w:ins>
      <w:del w:id="4" w:author="Felipe Gil Castiñeira" w:date="2018-11-11T17:26:00Z">
        <w:r w:rsidDel="00C54A84">
          <w:delText xml:space="preserve"> para</w:delText>
        </w:r>
      </w:del>
      <w:r>
        <w:t xml:space="preserve"> casi cualquier ámbito, comenzando en usos militares y llegando a ser juguetes de ocio, no sin pasar por usos comerciales como el transporte o relacionados con seguridad y defensa.</w:t>
      </w:r>
    </w:p>
    <w:p w14:paraId="0D4821DC" w14:textId="77777777" w:rsidR="008B6CC5" w:rsidRDefault="008B6CC5" w:rsidP="008B6CC5">
      <w:r>
        <w:t xml:space="preserve">Su bajo coste, reducido tamaño y la posibilidad de manejarlos remotamente les da un potencial inmenso para una infinidad </w:t>
      </w:r>
      <w:r w:rsidR="00212F1C">
        <w:t>de usos, entre otras cosas, en</w:t>
      </w:r>
      <w:r>
        <w:t xml:space="preserve"> tareas que debería hacer una persona pudiendo tener que asumir riesgos o peligros, como puede ser la vigilancia desde el aire en zonas de conflicto, la búsqueda de supervivientes tras una catástrofe natural o la actuación en incendios forestales.</w:t>
      </w:r>
      <w:r w:rsidR="00A270DB">
        <w:t xml:space="preserve"> </w:t>
      </w:r>
      <w:r>
        <w:t>Sin embargo, para algunas tareas los recursos humanos son limitados y n</w:t>
      </w:r>
      <w:r w:rsidR="00212F1C">
        <w:t>o es viable ocupar a un operario</w:t>
      </w:r>
      <w:r>
        <w:t xml:space="preserve"> pilotando un dron, apareciendo </w:t>
      </w:r>
      <w:r w:rsidR="005A62E9">
        <w:t>así</w:t>
      </w:r>
      <w:r>
        <w:t xml:space="preserve"> la necesidad de diseñar </w:t>
      </w:r>
      <w:r w:rsidRPr="005A62E9">
        <w:rPr>
          <w:u w:val="single"/>
        </w:rPr>
        <w:t>aeronaves que puedan llevar a cabo su cometido de forma autónoma</w:t>
      </w:r>
      <w:r>
        <w:t>.</w:t>
      </w:r>
    </w:p>
    <w:p w14:paraId="23479CF0" w14:textId="77777777" w:rsidR="002D1DC4" w:rsidDel="00C54A84" w:rsidRDefault="008B6CC5" w:rsidP="008B6CC5">
      <w:pPr>
        <w:rPr>
          <w:del w:id="5" w:author="Felipe Gil Castiñeira" w:date="2018-11-11T17:31:00Z"/>
        </w:rPr>
      </w:pPr>
      <w:r>
        <w:t>Volar de forma autónoma es una tarea muy compleja en la que pueden suceder innumerables situaciones diferentes e imprevisibles, a las que se debe dar respuesta de la forma más rápida y acertada posible. Es necesario dotar a los drones de inteligencia para que puedan desenvolverse por sí mismos y aprender de su propia experiencia.</w:t>
      </w:r>
      <w:r w:rsidR="005A62E9">
        <w:t xml:space="preserve"> </w:t>
      </w:r>
      <w:r w:rsidR="002D1DC4">
        <w:t>E</w:t>
      </w:r>
      <w:r w:rsidR="00BC0787">
        <w:t xml:space="preserve">sta necesidad </w:t>
      </w:r>
      <w:r w:rsidR="002D1DC4">
        <w:t xml:space="preserve">se puede satisfacer con técnicas de </w:t>
      </w:r>
      <w:r w:rsidR="002D1DC4" w:rsidRPr="00240519">
        <w:rPr>
          <w:i/>
        </w:rPr>
        <w:t>Reinforcement Learning</w:t>
      </w:r>
      <w:r w:rsidR="002D1DC4">
        <w:t xml:space="preserve"> (</w:t>
      </w:r>
      <w:r w:rsidR="00A270DB">
        <w:t xml:space="preserve">RL </w:t>
      </w:r>
      <w:r w:rsidR="002D1DC4">
        <w:t>o Aprendizaje por Refuerzo),</w:t>
      </w:r>
      <w:r w:rsidR="00BC0787">
        <w:t xml:space="preserve"> un área del </w:t>
      </w:r>
      <w:r w:rsidR="00BC0787" w:rsidRPr="00240519">
        <w:rPr>
          <w:i/>
        </w:rPr>
        <w:t>Machine Learning</w:t>
      </w:r>
      <w:r w:rsidR="00BC0787">
        <w:t xml:space="preserve"> que agrupa técnicas de aprendizaje automático basadas en la experimen</w:t>
      </w:r>
      <w:r w:rsidR="002D1DC4">
        <w:t>tación y la experiencia de la propia má</w:t>
      </w:r>
      <w:r w:rsidR="005A62E9">
        <w:t>quina. Dichas</w:t>
      </w:r>
      <w:r w:rsidR="00BC0787">
        <w:t xml:space="preserve"> técnicas comparten </w:t>
      </w:r>
      <w:r w:rsidR="002D1DC4">
        <w:t xml:space="preserve">una etapa de entrenamiento basada en sucesivos episodios de prueba y error en los que la máquina debe </w:t>
      </w:r>
      <w:r w:rsidR="002D1DC4">
        <w:lastRenderedPageBreak/>
        <w:t>procurar llegar a un objetivo. Durante estos episodios el aparato aprende de sus propias interacciones con el entorno que lo rodea.</w:t>
      </w:r>
      <w:ins w:id="6" w:author="Felipe Gil Castiñeira" w:date="2018-11-11T17:28:00Z">
        <w:r w:rsidR="00C54A84">
          <w:t xml:space="preserve"> Precisamente por esa aproximación que se basa en la realizaci</w:t>
        </w:r>
      </w:ins>
      <w:ins w:id="7" w:author="Felipe Gil Castiñeira" w:date="2018-11-11T17:29:00Z">
        <w:r w:rsidR="00C54A84">
          <w:t>ón de pruebas y en el aprendizaje a partir de los errores, no es económicamente viable realizar el entrenamiento en un escenario real, ya que los daños que sufrir</w:t>
        </w:r>
      </w:ins>
      <w:ins w:id="8" w:author="Felipe Gil Castiñeira" w:date="2018-11-11T17:30:00Z">
        <w:r w:rsidR="00C54A84">
          <w:t>ía el dron solo permitirían completar unas pocas fases de entrenamiento.  Por este motivo, y tambi</w:t>
        </w:r>
      </w:ins>
      <w:ins w:id="9" w:author="Felipe Gil Castiñeira" w:date="2018-11-11T17:31:00Z">
        <w:r w:rsidR="00C54A84">
          <w:t xml:space="preserve">én </w:t>
        </w:r>
      </w:ins>
    </w:p>
    <w:p w14:paraId="0D5C5684" w14:textId="77777777" w:rsidR="008B6CC5" w:rsidRDefault="005A62E9" w:rsidP="008B6CC5">
      <w:del w:id="10" w:author="Felipe Gil Castiñeira" w:date="2018-11-11T17:31:00Z">
        <w:r w:rsidDel="00C54A84">
          <w:delText>C</w:delText>
        </w:r>
      </w:del>
      <w:ins w:id="11" w:author="Felipe Gil Castiñeira" w:date="2018-11-11T17:31:00Z">
        <w:r w:rsidR="00C54A84">
          <w:t>c</w:t>
        </w:r>
      </w:ins>
      <w:r>
        <w:t xml:space="preserve">on la pretensión de experimentar con estas recientes tecnologías y la ilusión de llegar a proporcionar una </w:t>
      </w:r>
      <w:r w:rsidR="00F87703">
        <w:t>funcionalidad útil</w:t>
      </w:r>
      <w:r>
        <w:t xml:space="preserve"> a lo</w:t>
      </w:r>
      <w:r w:rsidR="00B0794D">
        <w:t>s posteriores desarrolladores en</w:t>
      </w:r>
      <w:r>
        <w:t xml:space="preserve"> este campo, e</w:t>
      </w:r>
      <w:r w:rsidR="00BC0787">
        <w:t xml:space="preserve">n este trabajo fin de grado se </w:t>
      </w:r>
      <w:r>
        <w:t>construirá</w:t>
      </w:r>
      <w:r w:rsidR="00BC0787">
        <w:t xml:space="preserve"> un </w:t>
      </w:r>
      <w:r w:rsidR="007E7523">
        <w:t>framework</w:t>
      </w:r>
      <w:r w:rsidR="00BC0787">
        <w:t xml:space="preserve"> de simulación, desarrol</w:t>
      </w:r>
      <w:r w:rsidR="00FE2C98">
        <w:t>lo y entrenamiento</w:t>
      </w:r>
      <w:r w:rsidR="00BC0787">
        <w:t xml:space="preserve"> de sistemas RL </w:t>
      </w:r>
      <w:r w:rsidR="00BC0787" w:rsidRPr="002D1DC4">
        <w:t xml:space="preserve">orientado a </w:t>
      </w:r>
      <w:r w:rsidR="00F87703">
        <w:t>la experimentación en el vuelo autónomo de</w:t>
      </w:r>
      <w:r w:rsidR="00BC0787">
        <w:t xml:space="preserve"> drones.</w:t>
      </w:r>
    </w:p>
    <w:p w14:paraId="2A6FC9B1" w14:textId="77777777" w:rsidR="002D1DC4" w:rsidRPr="002D1DC4" w:rsidRDefault="002D1DC4" w:rsidP="008B6CC5">
      <w:pPr>
        <w:rPr>
          <w:rStyle w:val="Guiacontenido"/>
          <w:rFonts w:asciiTheme="minorHAnsi" w:hAnsiTheme="minorHAnsi" w:cstheme="minorBidi"/>
          <w:i w:val="0"/>
          <w:color w:val="auto"/>
          <w:sz w:val="22"/>
        </w:rPr>
      </w:pPr>
    </w:p>
    <w:p w14:paraId="1D994692" w14:textId="77777777" w:rsidR="00732DD2" w:rsidRDefault="00732DD2" w:rsidP="00732DD2">
      <w:pPr>
        <w:pStyle w:val="Ttulo2"/>
      </w:pPr>
      <w:r>
        <w:t>OBJETIVOS</w:t>
      </w:r>
    </w:p>
    <w:p w14:paraId="1C351C84" w14:textId="77777777" w:rsidR="00A71525" w:rsidRDefault="00FE2C98" w:rsidP="00732DD2">
      <w:r>
        <w:t>El objet</w:t>
      </w:r>
      <w:r w:rsidR="00023AF9">
        <w:t xml:space="preserve">ivo final de este trabajo es la obtención </w:t>
      </w:r>
      <w:r>
        <w:t xml:space="preserve">de un </w:t>
      </w:r>
      <w:r w:rsidR="007E7523" w:rsidRPr="00F87703">
        <w:rPr>
          <w:b/>
        </w:rPr>
        <w:t>framework</w:t>
      </w:r>
      <w:r w:rsidRPr="00F87703">
        <w:rPr>
          <w:b/>
        </w:rPr>
        <w:t xml:space="preserve"> de simulación, desarrollo y entrenamiento de sistemas</w:t>
      </w:r>
      <w:r w:rsidR="00FA6E54">
        <w:rPr>
          <w:b/>
        </w:rPr>
        <w:t xml:space="preserve"> inteligentes basados en</w:t>
      </w:r>
      <w:r w:rsidRPr="00F87703">
        <w:rPr>
          <w:b/>
        </w:rPr>
        <w:t xml:space="preserve"> </w:t>
      </w:r>
      <w:r w:rsidRPr="00F87703">
        <w:rPr>
          <w:b/>
          <w:i/>
        </w:rPr>
        <w:t>R</w:t>
      </w:r>
      <w:r w:rsidR="00A270DB" w:rsidRPr="00F87703">
        <w:rPr>
          <w:b/>
          <w:i/>
        </w:rPr>
        <w:t xml:space="preserve">einforcement </w:t>
      </w:r>
      <w:r w:rsidRPr="00F87703">
        <w:rPr>
          <w:b/>
          <w:i/>
        </w:rPr>
        <w:t>L</w:t>
      </w:r>
      <w:r w:rsidR="00A270DB" w:rsidRPr="00F87703">
        <w:rPr>
          <w:b/>
          <w:i/>
        </w:rPr>
        <w:t>earning</w:t>
      </w:r>
      <w:r w:rsidR="00F87703" w:rsidRPr="00F87703">
        <w:rPr>
          <w:b/>
        </w:rPr>
        <w:t xml:space="preserve"> orientado a</w:t>
      </w:r>
      <w:r w:rsidR="00F87703">
        <w:rPr>
          <w:b/>
        </w:rPr>
        <w:t xml:space="preserve"> la experimentación en el vuelo autónomo de</w:t>
      </w:r>
      <w:r w:rsidR="00F946D0" w:rsidRPr="00F87703">
        <w:rPr>
          <w:b/>
        </w:rPr>
        <w:t xml:space="preserve"> drones</w:t>
      </w:r>
      <w:r w:rsidR="00F87703">
        <w:t>. Es</w:t>
      </w:r>
      <w:r>
        <w:t xml:space="preserve"> decir, </w:t>
      </w:r>
      <w:r w:rsidR="00B0794D">
        <w:t xml:space="preserve">se trata de crear y reunir </w:t>
      </w:r>
      <w:r>
        <w:t xml:space="preserve">un conjunto de herramientas que faciliten </w:t>
      </w:r>
      <w:r w:rsidR="00A270DB">
        <w:t xml:space="preserve">la experimentación, </w:t>
      </w:r>
      <w:r>
        <w:t xml:space="preserve">el desarrollo y </w:t>
      </w:r>
      <w:r w:rsidR="00A270DB">
        <w:t xml:space="preserve">el </w:t>
      </w:r>
      <w:r>
        <w:t>posterior entrenamiento</w:t>
      </w:r>
      <w:r w:rsidR="00F87703">
        <w:t xml:space="preserve"> en simulación</w:t>
      </w:r>
      <w:r>
        <w:t xml:space="preserve"> de sistemas inteligentes (</w:t>
      </w:r>
      <w:r w:rsidR="00A270DB">
        <w:t xml:space="preserve">concretamente basados en técnicas de </w:t>
      </w:r>
      <w:r w:rsidR="00A270DB" w:rsidRPr="00240519">
        <w:rPr>
          <w:i/>
        </w:rPr>
        <w:t xml:space="preserve">Reinforcement </w:t>
      </w:r>
      <w:r w:rsidRPr="00240519">
        <w:rPr>
          <w:i/>
        </w:rPr>
        <w:t>L</w:t>
      </w:r>
      <w:r w:rsidR="00A270DB" w:rsidRPr="00240519">
        <w:rPr>
          <w:i/>
        </w:rPr>
        <w:t>earning</w:t>
      </w:r>
      <w:r>
        <w:t>) para drones</w:t>
      </w:r>
      <w:r w:rsidR="00A71525">
        <w:t>.</w:t>
      </w:r>
    </w:p>
    <w:p w14:paraId="3C93C6C0" w14:textId="77777777" w:rsidR="00942DFB" w:rsidRDefault="00F87703" w:rsidP="00732DD2">
      <w:r>
        <w:t>Para crear esta arquitectura</w:t>
      </w:r>
      <w:r w:rsidR="00A270DB">
        <w:t xml:space="preserve"> se partirá de una serie de tecnologías ya existentes como son: el entorno de simulación </w:t>
      </w:r>
      <w:r w:rsidR="00A270DB" w:rsidRPr="00A270DB">
        <w:rPr>
          <w:b/>
          <w:i/>
        </w:rPr>
        <w:t>Microsoft AirSim</w:t>
      </w:r>
      <w:r w:rsidR="00A270DB">
        <w:t xml:space="preserve">, el controlador de vuelo </w:t>
      </w:r>
      <w:r w:rsidR="00A270DB" w:rsidRPr="00A270DB">
        <w:rPr>
          <w:b/>
          <w:i/>
        </w:rPr>
        <w:t>PX4 autopilot</w:t>
      </w:r>
      <w:r w:rsidR="0057130F">
        <w:t>, el fra</w:t>
      </w:r>
      <w:r w:rsidR="00A270DB">
        <w:t>m</w:t>
      </w:r>
      <w:r w:rsidR="0057130F">
        <w:t>e</w:t>
      </w:r>
      <w:r w:rsidR="00A270DB">
        <w:t xml:space="preserve">work robótico </w:t>
      </w:r>
      <w:r w:rsidR="00A270DB" w:rsidRPr="00A270DB">
        <w:rPr>
          <w:b/>
          <w:i/>
        </w:rPr>
        <w:t>ROS</w:t>
      </w:r>
      <w:r w:rsidR="00A270DB">
        <w:t xml:space="preserve">, y el toolkit para desarrollo de sistemas basados en </w:t>
      </w:r>
      <w:r w:rsidR="00A270DB" w:rsidRPr="00240519">
        <w:rPr>
          <w:i/>
        </w:rPr>
        <w:t>Reinforcement Learning</w:t>
      </w:r>
      <w:r w:rsidR="00A270DB">
        <w:t xml:space="preserve">, </w:t>
      </w:r>
      <w:r w:rsidR="00A270DB" w:rsidRPr="00A270DB">
        <w:rPr>
          <w:b/>
          <w:i/>
        </w:rPr>
        <w:t>GYM</w:t>
      </w:r>
      <w:r w:rsidR="00A270DB">
        <w:t xml:space="preserve">. Todas estas tecnologías </w:t>
      </w:r>
      <w:r>
        <w:t>se recogen</w:t>
      </w:r>
      <w:r w:rsidR="00A270DB">
        <w:t xml:space="preserve"> en el apartado “</w:t>
      </w:r>
      <w:r w:rsidR="00A270DB">
        <w:rPr>
          <w:i/>
        </w:rPr>
        <w:t>TECNOLOGÍAS EMPLEADAS</w:t>
      </w:r>
      <w:r w:rsidR="00A270DB">
        <w:t>”</w:t>
      </w:r>
      <w:r>
        <w:t xml:space="preserve"> de los anexos, donde </w:t>
      </w:r>
      <w:r w:rsidR="00A270DB">
        <w:t xml:space="preserve">son introducidas y brevemente explicadas, así como también </w:t>
      </w:r>
      <w:r w:rsidR="00942DFB">
        <w:t>se señalan las razones por las que se han escogido para este proyecto.</w:t>
      </w:r>
    </w:p>
    <w:p w14:paraId="0C3C8294" w14:textId="77777777" w:rsidR="004D4A09" w:rsidRDefault="007E350B" w:rsidP="00732DD2">
      <w:r>
        <w:t>Durante</w:t>
      </w:r>
      <w:r w:rsidR="00F87703">
        <w:t xml:space="preserve"> la i</w:t>
      </w:r>
      <w:r>
        <w:t>mplementación de este framework</w:t>
      </w:r>
      <w:r w:rsidR="00F87703">
        <w:t xml:space="preserve"> deberán integrarse las 4 tecnologías juntas, solucionando la</w:t>
      </w:r>
      <w:r>
        <w:t xml:space="preserve">s diferentes incompatibilidades y </w:t>
      </w:r>
      <w:r w:rsidR="00942DFB">
        <w:t xml:space="preserve">las </w:t>
      </w:r>
      <w:r>
        <w:t>problemáticas integraciones que guardan algunas de ellas.</w:t>
      </w:r>
    </w:p>
    <w:p w14:paraId="086A1E8B" w14:textId="77777777" w:rsidR="004D4A09" w:rsidRDefault="004D4A09" w:rsidP="00732DD2">
      <w:r>
        <w:t xml:space="preserve">Es importante destacar que este trabajo pretende seguir una filosofía </w:t>
      </w:r>
      <w:r>
        <w:rPr>
          <w:i/>
        </w:rPr>
        <w:t>plug&amp;play</w:t>
      </w:r>
      <w:r>
        <w:t>, traduciéndose en una migración directa (o casi directa) de las implementaciones creadas en el framework de simulación hacia el dron real. Esto se puede conseguir gracias a la integración de un controlador de vuelo real disponible en drones físicos.</w:t>
      </w:r>
    </w:p>
    <w:p w14:paraId="6A226581" w14:textId="77777777" w:rsidR="004D4A09" w:rsidRPr="004D4A09" w:rsidRDefault="004D4A09" w:rsidP="00732DD2"/>
    <w:p w14:paraId="449CE9BE" w14:textId="77777777" w:rsidR="008721E4" w:rsidRPr="008721E4" w:rsidRDefault="008721E4" w:rsidP="008721E4">
      <w:pPr>
        <w:pStyle w:val="Ttulo2"/>
      </w:pPr>
      <w:r>
        <w:t>RESULTADOS</w:t>
      </w:r>
    </w:p>
    <w:p w14:paraId="52BFFCBB" w14:textId="77777777" w:rsidR="00153399" w:rsidRPr="00153399" w:rsidRDefault="00153399" w:rsidP="00153399">
      <w:r>
        <w:t>En el presente apartado se indicará el proceso seguido durante el desarrollo del proyecto, así como los resultados obtenidos a lo largo del mismo. Se comenzará dando una visión general del sistema que se ha creado para facilitar su comprensión. Posteriormente se explicarán los pasos seguidos en el desarrollo del trabajo: fases de la implementación, pruebas realizadas, problemas encontrados y soluciones tomadas. Para concluir, se mostrará la arquitectura del sistema final con el objetivo de comprender de forma completa el funcionamiento del mismo.</w:t>
      </w:r>
      <w:r w:rsidRPr="00153399">
        <w:t xml:space="preserve"> </w:t>
      </w:r>
    </w:p>
    <w:p w14:paraId="2A4F828D" w14:textId="77777777" w:rsidR="00A3606A" w:rsidRPr="00A3606A" w:rsidRDefault="007E0A23" w:rsidP="00AF21EB">
      <w:pPr>
        <w:pStyle w:val="Ttulo3"/>
      </w:pPr>
      <w:r>
        <w:t>VISIÓN GENERAL</w:t>
      </w:r>
    </w:p>
    <w:p w14:paraId="47503549" w14:textId="77777777" w:rsidR="00A3606A" w:rsidRDefault="00A3606A" w:rsidP="00F90CFB">
      <w:r>
        <w:t xml:space="preserve">Con la finalidad de </w:t>
      </w:r>
      <w:r w:rsidR="00153399">
        <w:t xml:space="preserve">introducir y </w:t>
      </w:r>
      <w:r>
        <w:t xml:space="preserve">entender de forma general </w:t>
      </w:r>
      <w:r w:rsidR="00153399">
        <w:t>la constitución</w:t>
      </w:r>
      <w:r>
        <w:t xml:space="preserve"> </w:t>
      </w:r>
      <w:r w:rsidR="00153399">
        <w:t>d</w:t>
      </w:r>
      <w:r>
        <w:t xml:space="preserve">el framework creado en este proyecto, </w:t>
      </w:r>
      <w:r w:rsidR="00FA6E54">
        <w:t xml:space="preserve">y </w:t>
      </w:r>
      <w:r>
        <w:t>para facilitar la posterior comprensión de las fases o etapas de trabajo que fueron necesarias</w:t>
      </w:r>
      <w:r w:rsidR="00FA6E54">
        <w:t xml:space="preserve"> en su desarrollo</w:t>
      </w:r>
      <w:r>
        <w:t xml:space="preserve">, </w:t>
      </w:r>
      <w:r w:rsidR="00153399">
        <w:t>se dará</w:t>
      </w:r>
      <w:r>
        <w:t xml:space="preserve"> una breve visión general del sistema creado, distrib</w:t>
      </w:r>
      <w:r w:rsidR="00FE3452">
        <w:t>u</w:t>
      </w:r>
      <w:r w:rsidR="00153399">
        <w:t>i</w:t>
      </w:r>
      <w:r w:rsidR="00FE3452">
        <w:t>do por bloques</w:t>
      </w:r>
      <w:r>
        <w:t>.</w:t>
      </w:r>
    </w:p>
    <w:p w14:paraId="6B191818" w14:textId="77777777" w:rsidR="00A3606A" w:rsidRDefault="00153399" w:rsidP="00F90CFB">
      <w:commentRangeStart w:id="12"/>
      <w:r>
        <w:rPr>
          <w:noProof/>
          <w:lang w:val="gl-ES" w:eastAsia="gl-ES"/>
        </w:rPr>
        <w:lastRenderedPageBreak/>
        <w:drawing>
          <wp:inline distT="0" distB="0" distL="0" distR="0" wp14:anchorId="2E026E4F" wp14:editId="2E4EA80A">
            <wp:extent cx="5400040" cy="4050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DO esquema_framework_bloques.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commentRangeEnd w:id="12"/>
      <w:r w:rsidR="00221539">
        <w:rPr>
          <w:rStyle w:val="Refdecomentario"/>
        </w:rPr>
        <w:commentReference w:id="12"/>
      </w:r>
    </w:p>
    <w:p w14:paraId="3CBE441C" w14:textId="77777777" w:rsidR="00A3606A" w:rsidRDefault="00A3606A" w:rsidP="00F90CFB">
      <w:r>
        <w:t xml:space="preserve">Tal y como se puede apreciar en el esquema X, </w:t>
      </w:r>
      <w:r w:rsidR="00064B6A">
        <w:t>el sistema se compone de 4 bloques</w:t>
      </w:r>
      <w:r w:rsidR="00250A5A">
        <w:t>.</w:t>
      </w:r>
    </w:p>
    <w:p w14:paraId="6A47B585" w14:textId="77777777" w:rsidR="00064B6A" w:rsidRDefault="000164E5" w:rsidP="00F90CFB">
      <w:r>
        <w:t>En la parte superior tene</w:t>
      </w:r>
      <w:r w:rsidR="00E332A5">
        <w:t xml:space="preserve">mos los bloques de AirSim y PX4. </w:t>
      </w:r>
      <w:r>
        <w:t>Se trata de dos bloques indispensables e independientes del resto del sistema, ya que solo dependen el uno del otro para poder funcionar.</w:t>
      </w:r>
    </w:p>
    <w:p w14:paraId="5C0B96DE" w14:textId="77777777" w:rsidR="000164E5" w:rsidRDefault="000164E5" w:rsidP="00F90CFB">
      <w:r>
        <w:t xml:space="preserve">El </w:t>
      </w:r>
      <w:r w:rsidRPr="00E90671">
        <w:rPr>
          <w:b/>
        </w:rPr>
        <w:t>bloque de AirSim</w:t>
      </w:r>
      <w:r>
        <w:t xml:space="preserve"> </w:t>
      </w:r>
      <w:ins w:id="13" w:author="Felipe Gil Castiñeira" w:date="2018-11-11T17:33:00Z">
        <w:r w:rsidR="00C54A84">
          <w:t xml:space="preserve">[Referencia a un paper que describa Airsim] </w:t>
        </w:r>
      </w:ins>
      <w:r>
        <w:t xml:space="preserve">constituye el entorno de simulación, </w:t>
      </w:r>
      <w:r w:rsidR="00E332A5">
        <w:t xml:space="preserve">y en su interior conviven dos tecnologías: </w:t>
      </w:r>
      <w:r>
        <w:t>el motor Unreal Engine</w:t>
      </w:r>
      <w:ins w:id="14" w:author="Felipe Gil Castiñeira" w:date="2018-11-11T17:33:00Z">
        <w:r w:rsidR="00C54A84">
          <w:t xml:space="preserve"> [Referencia]</w:t>
        </w:r>
      </w:ins>
      <w:r w:rsidR="00E332A5">
        <w:t xml:space="preserve">, y el propio plugin de AirSim. </w:t>
      </w:r>
      <w:r w:rsidR="00901344">
        <w:t>La utilidad de este bloque es aportar la simulación del vehículo y del entorno, e incluye tanto la simulación de los sensores y actuadores del cuadricóptero, como la generación de las imágenes que produce la cámara integrada en el dron.</w:t>
      </w:r>
    </w:p>
    <w:p w14:paraId="43A79D89" w14:textId="77777777" w:rsidR="00901344" w:rsidRDefault="000164E5" w:rsidP="00F90CFB">
      <w:r>
        <w:t xml:space="preserve">El </w:t>
      </w:r>
      <w:r w:rsidRPr="00E90671">
        <w:rPr>
          <w:b/>
        </w:rPr>
        <w:t>bloque de PX</w:t>
      </w:r>
      <w:r w:rsidR="00901344" w:rsidRPr="00E90671">
        <w:rPr>
          <w:b/>
        </w:rPr>
        <w:t>4</w:t>
      </w:r>
      <w:ins w:id="15" w:author="Felipe Gil Castiñeira" w:date="2018-11-11T17:33:00Z">
        <w:r w:rsidR="00C54A84">
          <w:rPr>
            <w:b/>
          </w:rPr>
          <w:t xml:space="preserve"> [Referencia a un </w:t>
        </w:r>
      </w:ins>
      <w:ins w:id="16" w:author="Felipe Gil Castiñeira" w:date="2018-11-11T17:34:00Z">
        <w:r w:rsidR="00C54A84">
          <w:rPr>
            <w:b/>
          </w:rPr>
          <w:t>papero u</w:t>
        </w:r>
      </w:ins>
      <w:ins w:id="17" w:author="Felipe Gil Castiñeira" w:date="2018-11-11T17:33:00Z">
        <w:r w:rsidR="00C54A84">
          <w:rPr>
            <w:b/>
          </w:rPr>
          <w:t xml:space="preserve"> </w:t>
        </w:r>
      </w:ins>
      <w:ins w:id="18" w:author="Felipe Gil Castiñeira" w:date="2018-11-11T17:34:00Z">
        <w:r w:rsidR="00C54A84">
          <w:rPr>
            <w:b/>
          </w:rPr>
          <w:t>libro que describa  PX4]</w:t>
        </w:r>
      </w:ins>
      <w:r w:rsidR="00901344">
        <w:t xml:space="preserve"> integra el controlador de vuelo. Este se encarga de controlar el comportamiento del vehículo en la simulación, comunicándose con el bloque de AirSim para leer los datos de los sensores y enviarle señales de control a los actuadores.</w:t>
      </w:r>
      <w:ins w:id="19" w:author="Felipe Gil Castiñeira" w:date="2018-11-11T17:34:00Z">
        <w:r w:rsidR="00C54A84">
          <w:t xml:space="preserve"> PX4 es un controlador de vuelo que está diseñado para controlar drones reales. Aunque est</w:t>
        </w:r>
      </w:ins>
      <w:ins w:id="20" w:author="Felipe Gil Castiñeira" w:date="2018-11-11T17:35:00Z">
        <w:r w:rsidR="00C54A84">
          <w:t xml:space="preserve">é funcionando en un entorno de simulación, su operativa es la misma que en un entorno real. </w:t>
        </w:r>
      </w:ins>
    </w:p>
    <w:p w14:paraId="10537746" w14:textId="77777777" w:rsidR="00E90671" w:rsidRPr="00511E69" w:rsidRDefault="00901344" w:rsidP="00F90CFB">
      <w:pPr>
        <w:rPr>
          <w:u w:val="single"/>
        </w:rPr>
      </w:pPr>
      <w:r>
        <w:t xml:space="preserve">Como se puede apreciar, los dos bloques mencionados se intersecan con un tercero: </w:t>
      </w:r>
      <w:r w:rsidRPr="00A2609A">
        <w:rPr>
          <w:b/>
        </w:rPr>
        <w:t>el</w:t>
      </w:r>
      <w:r w:rsidR="0004225A" w:rsidRPr="00A2609A">
        <w:rPr>
          <w:b/>
        </w:rPr>
        <w:t xml:space="preserve"> </w:t>
      </w:r>
      <w:r w:rsidR="00A2609A" w:rsidRPr="00A2609A">
        <w:rPr>
          <w:b/>
        </w:rPr>
        <w:t>bloque del</w:t>
      </w:r>
      <w:r w:rsidRPr="00A2609A">
        <w:rPr>
          <w:b/>
        </w:rPr>
        <w:t xml:space="preserve"> sistema operativo robótico, ROS</w:t>
      </w:r>
      <w:ins w:id="21" w:author="Felipe Gil Castiñeira" w:date="2018-11-11T17:35:00Z">
        <w:r w:rsidR="00C54A84">
          <w:rPr>
            <w:b/>
          </w:rPr>
          <w:t xml:space="preserve"> [Referencia a un paper, libro, etc]</w:t>
        </w:r>
      </w:ins>
      <w:r>
        <w:t>.</w:t>
      </w:r>
      <w:r w:rsidR="00E90671">
        <w:t xml:space="preserve"> La razón es que dichos bloques utilizan información a la que el resto del sistema necesita acceder, como las imágenes de la cámara de AirSim o la información de posición y estado del vehículo de PX4. Por ello, en ambos bloques se han integrado nodos ROS que transmiten esta y otra información al resto del sistema a través del canal de comunicación </w:t>
      </w:r>
      <w:r w:rsidR="00E90671" w:rsidRPr="00511E69">
        <w:t>de ROS.</w:t>
      </w:r>
      <w:ins w:id="22" w:author="Felipe Gil Castiñeira" w:date="2018-11-11T17:36:00Z">
        <w:r w:rsidR="00A07A6D">
          <w:t xml:space="preserve"> ROS es un conjunto de librerías y herramientas que han sido diseñadas con este objetivo. </w:t>
        </w:r>
      </w:ins>
      <w:ins w:id="23" w:author="Felipe Gil Castiñeira" w:date="2018-11-11T17:37:00Z">
        <w:r w:rsidR="00A07A6D">
          <w:t xml:space="preserve">De nuevo, se </w:t>
        </w:r>
        <w:r w:rsidR="00A07A6D">
          <w:lastRenderedPageBreak/>
          <w:t>trata de una herramienta diseñada para ser implementada en sistemas reales, por lo que también está presente en el dron cuando est</w:t>
        </w:r>
      </w:ins>
      <w:ins w:id="24" w:author="Felipe Gil Castiñeira" w:date="2018-11-11T17:38:00Z">
        <w:r w:rsidR="00A07A6D">
          <w:t xml:space="preserve">á volando en un entorno real. </w:t>
        </w:r>
      </w:ins>
    </w:p>
    <w:p w14:paraId="6D137E7C" w14:textId="77777777" w:rsidR="00DA0CE6" w:rsidRDefault="00511E69" w:rsidP="00F90CFB">
      <w:r>
        <w:t xml:space="preserve">Por último, el </w:t>
      </w:r>
      <w:r w:rsidRPr="00511E69">
        <w:rPr>
          <w:b/>
        </w:rPr>
        <w:t>bloque de Gym Training</w:t>
      </w:r>
      <w:r>
        <w:t xml:space="preserve"> </w:t>
      </w:r>
      <w:ins w:id="25" w:author="Felipe Gil Castiñeira" w:date="2018-11-11T17:38:00Z">
        <w:r w:rsidR="00A07A6D">
          <w:t xml:space="preserve">[Referencia a artigo] </w:t>
        </w:r>
      </w:ins>
      <w:r>
        <w:t xml:space="preserve">es un </w:t>
      </w:r>
      <w:r w:rsidR="00DA0CE6">
        <w:t>bloque de software completamente desarrollado con ROS y la libr</w:t>
      </w:r>
      <w:r w:rsidR="008B2F44">
        <w:t>ería Gym</w:t>
      </w:r>
      <w:r w:rsidR="00DA0CE6">
        <w:t xml:space="preserve"> de Python. Consiste es un conjunto de nodos ROS que representan el </w:t>
      </w:r>
      <w:r w:rsidR="00DA0CE6">
        <w:rPr>
          <w:i/>
        </w:rPr>
        <w:t>cerebro</w:t>
      </w:r>
      <w:r w:rsidR="00DA0CE6">
        <w:t xml:space="preserve"> del sistema, ya que su función es decidir las acciones que </w:t>
      </w:r>
      <w:r w:rsidR="00FA6E54">
        <w:t xml:space="preserve">debe </w:t>
      </w:r>
      <w:r w:rsidR="00DA0CE6">
        <w:t>llevar a cabo el vehículo, aprender de la experiencia acumulada, y gestionar el entrenamiento. Para todo ello, este bloque se debe comunicar con el bloque de PX4 tanto para leer el estado del vehículo como para enviarle el comportamiento deseado en cada momento; y con el bloque de AirSim tanto para recibir las imágenes de la cámara del dron, como para gestionar el reinicio de la simulación.</w:t>
      </w:r>
    </w:p>
    <w:p w14:paraId="1FE854E2" w14:textId="77777777" w:rsidR="00901726" w:rsidRDefault="00A2609A" w:rsidP="008B2F44">
      <w:r>
        <w:t xml:space="preserve">Como podrá intuirse, el ya mencionado bloque de ROS no es un bloque cerrado e independiente de los demás, sino más bien al contrario. </w:t>
      </w:r>
      <w:r w:rsidR="00901726">
        <w:t>La estructura distribu</w:t>
      </w:r>
      <w:r w:rsidR="008B2F44">
        <w:t>i</w:t>
      </w:r>
      <w:r w:rsidR="00901726">
        <w:t>da de ROS en nodos de computación y la posibilidad de comunicar los diferentes nodos entre sí, además de la facilidad de integración de estos nodos con las demás tecnologías lo convierten en el elemento de unión perfecto. Así, ROS constituye parte del esqueleto del sistema, proporcionando una interfaz de comunicación en la que todos los bloques pueden acceder a la información que, en otro caso, no podrían intercambiar.</w:t>
      </w:r>
    </w:p>
    <w:p w14:paraId="2F0D2311" w14:textId="77777777" w:rsidR="008B2F44" w:rsidRDefault="008B2F44" w:rsidP="008B2F44"/>
    <w:p w14:paraId="26070929" w14:textId="77777777" w:rsidR="007E0A23" w:rsidRDefault="007E0A23" w:rsidP="007E0A23">
      <w:pPr>
        <w:pStyle w:val="Ttulo3"/>
      </w:pPr>
      <w:r>
        <w:t>DESARROLLO DEL PROYECTO</w:t>
      </w:r>
    </w:p>
    <w:p w14:paraId="76F73665" w14:textId="77777777" w:rsidR="00FE3452" w:rsidRDefault="00FE3452" w:rsidP="00F90CFB">
      <w:r>
        <w:t xml:space="preserve">Una vez </w:t>
      </w:r>
      <w:del w:id="26" w:author="Felipe Gil Castiñeira" w:date="2018-11-11T17:39:00Z">
        <w:r w:rsidDel="00A07A6D">
          <w:delText xml:space="preserve">comprendida </w:delText>
        </w:r>
      </w:del>
      <w:ins w:id="27" w:author="Felipe Gil Castiñeira" w:date="2018-11-11T17:39:00Z">
        <w:r w:rsidR="00A07A6D">
          <w:t>presentada</w:t>
        </w:r>
        <w:r w:rsidR="00A07A6D">
          <w:t xml:space="preserve"> </w:t>
        </w:r>
      </w:ins>
      <w:r>
        <w:t>la estructura del proyecto, se explicará el procedimiento llevado a cabo durante los</w:t>
      </w:r>
      <w:r w:rsidR="00752E42">
        <w:t xml:space="preserve"> últimos meses para llegar a cumplir</w:t>
      </w:r>
      <w:r>
        <w:t xml:space="preserve"> el objetivo inicial.</w:t>
      </w:r>
      <w:r w:rsidR="00752E42">
        <w:t xml:space="preserve"> </w:t>
      </w:r>
      <w:r>
        <w:t xml:space="preserve">Este trabajo se </w:t>
      </w:r>
      <w:r w:rsidR="00FA6E54">
        <w:t xml:space="preserve">ha </w:t>
      </w:r>
      <w:r>
        <w:t>d</w:t>
      </w:r>
      <w:r w:rsidR="00FA6E54">
        <w:t>ividido</w:t>
      </w:r>
      <w:r w:rsidR="00752E42">
        <w:t xml:space="preserve"> principalmente en 4 fases</w:t>
      </w:r>
      <w:r>
        <w:t xml:space="preserve"> que se corresponden con la integración de cada uno de los bloques que forman la estructura del framework final.</w:t>
      </w:r>
    </w:p>
    <w:p w14:paraId="04EEABFE" w14:textId="77777777" w:rsidR="007E029A" w:rsidRDefault="00FA6E54" w:rsidP="007E0A23">
      <w:r>
        <w:t>Previa</w:t>
      </w:r>
      <w:r w:rsidR="008E07F0">
        <w:t xml:space="preserve"> a las fases de desarrollo, tuvo lugar una etapa de documentación, análisis del estado del arte y análisis bibliográfico, que concluyó en la elección de las tecnologías concretas a emplear para desarrollar el proyecto</w:t>
      </w:r>
      <w:r w:rsidR="007E029A">
        <w:t xml:space="preserve"> (mencionadas en los objetivos y en los anexos)</w:t>
      </w:r>
      <w:r w:rsidR="008E07F0">
        <w:t xml:space="preserve">. Una vez terminado este proceso, y en paralelo a la </w:t>
      </w:r>
      <w:del w:id="28" w:author="Felipe Gil Castiñeira" w:date="2018-11-11T17:39:00Z">
        <w:r w:rsidR="008E07F0" w:rsidDel="00A07A6D">
          <w:delText xml:space="preserve">sintetización </w:delText>
        </w:r>
      </w:del>
      <w:ins w:id="29" w:author="Felipe Gil Castiñeira" w:date="2018-11-11T17:39:00Z">
        <w:r w:rsidR="00A07A6D">
          <w:t>síntesis</w:t>
        </w:r>
        <w:r w:rsidR="00A07A6D">
          <w:t xml:space="preserve"> </w:t>
        </w:r>
      </w:ins>
      <w:r w:rsidR="008E07F0">
        <w:t>del estado del arte recogida en este documento, se comenzó la experimenta</w:t>
      </w:r>
      <w:r w:rsidR="007E029A">
        <w:t>ción y familiarización con las tecnologías en cuestión.</w:t>
      </w:r>
    </w:p>
    <w:p w14:paraId="5348E6F2" w14:textId="77777777" w:rsidR="007E029A" w:rsidRDefault="007E029A" w:rsidP="007E0A23">
      <w:r>
        <w:t>La primera fase empezó con la instalación del entorno de simulación, que comprendía el m</w:t>
      </w:r>
      <w:r w:rsidR="008B2F44">
        <w:t>ontaje del Unreal Engine 4</w:t>
      </w:r>
      <w:r>
        <w:t xml:space="preserve"> y el Microsoft AirSim. Como primera experimentación, se realizó esta instalación en </w:t>
      </w:r>
      <w:r w:rsidR="00B81B99">
        <w:t>Windows 10, y se consiguió poner a funcionar una versión estable del simulador. Durante esta fase no surgieron complicaciones relevantes.</w:t>
      </w:r>
    </w:p>
    <w:p w14:paraId="2ED0AA2E" w14:textId="77777777" w:rsidR="00B81B99" w:rsidRDefault="00B81B99" w:rsidP="007E0A23">
      <w:r>
        <w:t>La siguiente fase consistía en integrar el firmware del controlador</w:t>
      </w:r>
      <w:r w:rsidR="00DD1020">
        <w:t xml:space="preserve"> de vuelo</w:t>
      </w:r>
      <w:r>
        <w:t xml:space="preserve"> con el entorno de simulación.</w:t>
      </w:r>
      <w:r w:rsidR="00DD1020">
        <w:t xml:space="preserve"> Dado que</w:t>
      </w:r>
      <w:r>
        <w:t xml:space="preserve"> PX4 solo admitía su instalación en modo SITL sobre sistemas Linux</w:t>
      </w:r>
      <w:commentRangeStart w:id="30"/>
      <w:r>
        <w:t xml:space="preserve"> [ </w:t>
      </w:r>
      <w:hyperlink r:id="rId11" w:history="1">
        <w:r w:rsidRPr="004F1F55">
          <w:rPr>
            <w:rStyle w:val="Hipervnculo"/>
          </w:rPr>
          <w:t>https://github.com/Microsoft/AirSim/blob/master/docs/px4_sitl.md</w:t>
        </w:r>
      </w:hyperlink>
      <w:r>
        <w:t xml:space="preserve"> ], </w:t>
      </w:r>
      <w:commentRangeEnd w:id="30"/>
      <w:r w:rsidR="00A07A6D">
        <w:rPr>
          <w:rStyle w:val="Refdecomentario"/>
        </w:rPr>
        <w:commentReference w:id="30"/>
      </w:r>
      <w:r>
        <w:t xml:space="preserve">se decidió montarlo sobre un subsistema de Linux en Windows [ </w:t>
      </w:r>
      <w:hyperlink r:id="rId12" w:history="1">
        <w:r w:rsidRPr="00855987">
          <w:rPr>
            <w:rStyle w:val="Hipervnculo"/>
          </w:rPr>
          <w:t>https://docs.microsoft.com/es-es/windows/wsl/install-win10</w:t>
        </w:r>
      </w:hyperlink>
      <w:r>
        <w:t xml:space="preserve"> ]. La solución tuvo éxito, y a pesar de que surgieron diversas complicaciones durante la instalación de los requisitos</w:t>
      </w:r>
      <w:r w:rsidR="00DD1020">
        <w:t xml:space="preserve"> [ </w:t>
      </w:r>
      <w:hyperlink r:id="rId13" w:history="1">
        <w:r w:rsidR="00DD1020" w:rsidRPr="00855987">
          <w:rPr>
            <w:rStyle w:val="Hipervnculo"/>
          </w:rPr>
          <w:t>http://dev.px4.io/en/setup/dev_env_linux.html</w:t>
        </w:r>
      </w:hyperlink>
      <w:r w:rsidR="00DD1020">
        <w:t xml:space="preserve"> ]</w:t>
      </w:r>
      <w:r>
        <w:t xml:space="preserve">, debido a que </w:t>
      </w:r>
      <w:r w:rsidR="00DD1020">
        <w:t>se trataba de tecnologías desconocidas</w:t>
      </w:r>
      <w:r>
        <w:t xml:space="preserve"> y a la poca familiarización con el terminal de </w:t>
      </w:r>
      <w:r w:rsidR="00DD1020">
        <w:t>linux, se consiguió hacer funcionar el firmware del PX4 y hacer volar el cuadricóptero de forma manual a través de la consola de comandos del autopilot para comprobar el funcionamiento correcto del sistema.</w:t>
      </w:r>
    </w:p>
    <w:p w14:paraId="161D7F81" w14:textId="77777777" w:rsidR="007C76A8" w:rsidRDefault="00DD1020" w:rsidP="007E0A23">
      <w:r>
        <w:lastRenderedPageBreak/>
        <w:t>A continuación, llegó el turno de la tercera fase: integrar ROS</w:t>
      </w:r>
      <w:r w:rsidR="00555ACD">
        <w:t xml:space="preserve">. Sin embargo, esta fase se dividió en dos etapas consecutivas: en la primera se instalaría ROS y se publicaría la información del autopilot en el canal de comunicación del sistema operativo robótico; y en la segunda, una vez funcionase lo primero, se profundizaría más llegando a crear un nodo ROS que publicase las imágenes tomadas por las cámaras de AirSim. </w:t>
      </w:r>
    </w:p>
    <w:p w14:paraId="04B134B6" w14:textId="77777777" w:rsidR="007E029A" w:rsidRDefault="00555ACD" w:rsidP="007E0A23">
      <w:r>
        <w:t xml:space="preserve">Pero al emprender la primera etapa, surgió una complicación derivada de una mala planificación y análisis de las herramientas: ROS solo </w:t>
      </w:r>
      <w:r w:rsidR="00514066">
        <w:t xml:space="preserve">ofrecía compatibilidad con sistemas Linux (en concreto, Ubuntu o Debian). Para solucionar este inconveniente, se acordó instalar de nuevo PX4 junto a ROS en una máquina virtual con Ubuntu 16.04 (se escogió esta versión concreta porque garantizaba el funcionamiento de ambas tecnologías, según sus desarrolladores). La solución fue válida, y tras la instalación, se </w:t>
      </w:r>
      <w:r w:rsidR="007C76A8">
        <w:t>pudo lanzar</w:t>
      </w:r>
      <w:r w:rsidR="00514066">
        <w:t xml:space="preserve"> PX4 junto a un nodo MAVROS (una librería propia de ROS que establece un </w:t>
      </w:r>
      <w:r w:rsidR="00514066">
        <w:rPr>
          <w:i/>
        </w:rPr>
        <w:t>bridge</w:t>
      </w:r>
      <w:r w:rsidR="008B2F44">
        <w:t xml:space="preserve"> entre el protocolo MAVLink</w:t>
      </w:r>
      <w:r w:rsidR="008B2F44">
        <w:rPr>
          <w:color w:val="FF0000"/>
          <w:highlight w:val="yellow"/>
        </w:rPr>
        <w:t xml:space="preserve"> </w:t>
      </w:r>
      <w:r w:rsidR="008B2F44" w:rsidRPr="008B2F44">
        <w:t>(*)</w:t>
      </w:r>
      <w:r w:rsidR="00CF1E64">
        <w:t xml:space="preserve"> </w:t>
      </w:r>
      <w:r w:rsidR="00514066">
        <w:t xml:space="preserve">y el canal de comunicación propio de la plataforma robótica) </w:t>
      </w:r>
      <w:r w:rsidR="007C76A8">
        <w:t>comprobando el funcionamiento correcto y por tanto, la finalización de la primera etapa de esta integración.</w:t>
      </w:r>
    </w:p>
    <w:p w14:paraId="1D3FCA1D" w14:textId="77777777" w:rsidR="00CF1E64" w:rsidRDefault="007C76A8" w:rsidP="007E0A23">
      <w:r>
        <w:t>Seguidamente, el comienzo de la etapa restante d</w:t>
      </w:r>
      <w:r w:rsidR="00BF46CF">
        <w:t>erivó en otra complicación: la integración de un nodo R</w:t>
      </w:r>
      <w:r w:rsidR="007C7D18">
        <w:t>OS con el entorno de simulación</w:t>
      </w:r>
      <w:r w:rsidR="00BF46CF">
        <w:t xml:space="preserve"> exigía que ambas tecnologías coexistieran en el mismo sistema operativo. </w:t>
      </w:r>
      <w:r w:rsidR="00CF1E64">
        <w:t xml:space="preserve">Para solventar este percance, se idearon dos alternativas: la primera, e inicialmente más compleja, se basaba en modificar parte del código de AirSim para, además de enviar las lecturas de los sensores y demás información a través del protocolo </w:t>
      </w:r>
      <w:r w:rsidR="008B2F44">
        <w:t>MAVLink</w:t>
      </w:r>
      <w:r w:rsidR="00CF1E64">
        <w:t xml:space="preserve">, enviar también las imágenes capturadas por las cámaras. </w:t>
      </w:r>
      <w:r w:rsidR="00867544">
        <w:t>Posteriormente, esos mensajes con imágenes serían recibidos por un nodo ROS desde Linux, que publicaría dichos mensajes en el canal de comunicación. La segunda alternativa, aparentemente más sencilla, consistía en migrar todo el entorno de simulación (aprovechando la característica multiplataforma) al sistema operativo Ubuntu.</w:t>
      </w:r>
    </w:p>
    <w:p w14:paraId="33398384" w14:textId="77777777" w:rsidR="00867544" w:rsidRDefault="00AD23B0" w:rsidP="007E0A23">
      <w:r>
        <w:t>La solución escogida fue la segunda</w:t>
      </w:r>
      <w:r w:rsidR="00867544">
        <w:t>, ya que resultaba más interesante tener todos los elementos del framework sobre el mismo sistema operativo, en vez de obligar al futuro desarrollador a tener ambas plataformas, con el excesivo consumo de recursos que ello implica.</w:t>
      </w:r>
    </w:p>
    <w:p w14:paraId="407735A5" w14:textId="77777777" w:rsidR="00867544" w:rsidRDefault="00867544" w:rsidP="007E0A23">
      <w:r>
        <w:t>Sin embargo, la aparentemente sencilla solución escogida resultó en una complicación mayor</w:t>
      </w:r>
      <w:r w:rsidR="009A60F5">
        <w:t>, aunque esta vez derivada</w:t>
      </w:r>
      <w:r>
        <w:t xml:space="preserve"> de incompatibilidades con el hardware del eq</w:t>
      </w:r>
      <w:r w:rsidR="009A60F5">
        <w:t>uipo utilizado en el desarrol</w:t>
      </w:r>
      <w:r w:rsidR="007C7D18">
        <w:t>lo. La máquina virtual</w:t>
      </w:r>
      <w:r w:rsidR="009A60F5">
        <w:t xml:space="preserve"> imposibilitaba la virtualización de la GPU del equipo, evitando así que Linux tuviese acceso al procesador gráfico y se restringiese al uso de la CPU.</w:t>
      </w:r>
      <w:r w:rsidR="00833C25">
        <w:t xml:space="preserve"> Debido a que el Unreal Engine</w:t>
      </w:r>
      <w:r w:rsidR="009A60F5">
        <w:t xml:space="preserve"> tiene unos requisitos de rendimiento gráfico notablemente altos, resultó imposible ejecutar el entorno de simulación en el equipo virtualizado. La solución definitiva</w:t>
      </w:r>
      <w:r w:rsidR="00AD23B0">
        <w:t xml:space="preserve"> frente a este problema fue</w:t>
      </w:r>
      <w:r w:rsidR="009A60F5">
        <w:t xml:space="preserve"> instalar una versión nativa del sistema operativo Ubuntu 16.04 directamente sobre el equipo (es decir, sin virtualización). Las consecuencias de esta concatenación de percances se tradujo en un consumo desmesurado de tiempo </w:t>
      </w:r>
      <w:r w:rsidR="007C7D18">
        <w:t>empleado en la investigación de causas y posibles soluciones, en las sucesivas pruebas para intentar compatibilizar los recursos gráficos con la máquina virtual, y posteriormente, en la repetición de la instalación</w:t>
      </w:r>
      <w:r w:rsidR="00A40CCD">
        <w:t xml:space="preserve"> y prueba</w:t>
      </w:r>
      <w:r w:rsidR="007C7D18">
        <w:t xml:space="preserve"> de todos los componentes del sistema en el nuevo sistema operativo.</w:t>
      </w:r>
    </w:p>
    <w:p w14:paraId="3851DADA" w14:textId="77777777" w:rsidR="00A40CCD" w:rsidRDefault="007C7D18" w:rsidP="007E0A23">
      <w:r>
        <w:t>Finalmente, una vez hecha la instalación nativa de Linux, y sobre ella la del entorno de simulación, el autopilot, y el sistema operativo robótico, se procedió a continuar con la segunda etapa de la integración de ROS: crear un nodo</w:t>
      </w:r>
      <w:r w:rsidR="00A40CCD">
        <w:t xml:space="preserve"> robótico</w:t>
      </w:r>
      <w:r>
        <w:t xml:space="preserve"> en el contexto de AirSim que leyese las imágenes de las cámaras y las publicase en el canal de comunicación.</w:t>
      </w:r>
      <w:r w:rsidR="00A40CCD">
        <w:t xml:space="preserve"> Llegados a este </w:t>
      </w:r>
      <w:r w:rsidR="00A40CCD">
        <w:lastRenderedPageBreak/>
        <w:t>punto la implementación de dicho nodo apoyándose en las librerías ofrecidas por el simulador, resultó considerablemente sencilla, terminando así la tercera fase del desarrollo.</w:t>
      </w:r>
    </w:p>
    <w:p w14:paraId="3745A3DB" w14:textId="77777777" w:rsidR="00AD23B0" w:rsidRDefault="00AD23B0" w:rsidP="007E0A23">
      <w:r>
        <w:t xml:space="preserve">Tras esto, el desarrollo del framework pasó a su última fase de integración, donde se trataría de integrar algún tipo de plataforma para la experimentación con Reinforcement Learning. Durante la investigación acerca de la tecnología Gym, se encontró un artículo en el que se </w:t>
      </w:r>
      <w:r w:rsidR="00074B4A">
        <w:t xml:space="preserve">integraba el paquete Gym con la tecnología ROS para el entrenamiento de un cuadricóptero mediante </w:t>
      </w:r>
      <w:commentRangeStart w:id="31"/>
      <w:r w:rsidR="00074B4A">
        <w:t>RL</w:t>
      </w:r>
      <w:ins w:id="32" w:author="Felipe Gil Castiñeira" w:date="2018-11-11T17:41:00Z">
        <w:r w:rsidR="00A07A6D">
          <w:t xml:space="preserve"> </w:t>
        </w:r>
      </w:ins>
      <w:r>
        <w:t xml:space="preserve"> [ </w:t>
      </w:r>
      <w:hyperlink r:id="rId14" w:history="1">
        <w:r w:rsidRPr="00855987">
          <w:rPr>
            <w:rStyle w:val="Hipervnculo"/>
          </w:rPr>
          <w:t>http://www.theconstructsim</w:t>
        </w:r>
        <w:r w:rsidRPr="00855987">
          <w:rPr>
            <w:rStyle w:val="Hipervnculo"/>
          </w:rPr>
          <w:t>.</w:t>
        </w:r>
        <w:r w:rsidRPr="00855987">
          <w:rPr>
            <w:rStyle w:val="Hipervnculo"/>
          </w:rPr>
          <w:t>com/using-openai-ros/</w:t>
        </w:r>
      </w:hyperlink>
      <w:r>
        <w:t xml:space="preserve"> </w:t>
      </w:r>
      <w:commentRangeEnd w:id="31"/>
      <w:r w:rsidR="00A07A6D">
        <w:rPr>
          <w:rStyle w:val="Refdecomentario"/>
        </w:rPr>
        <w:commentReference w:id="31"/>
      </w:r>
      <w:r>
        <w:t>]</w:t>
      </w:r>
      <w:r w:rsidR="00074B4A">
        <w:t>. Dada la similitud del hallazgo con el objetivo que se perseguía, se tomó el código de dicho artículo como referencia para crear nuestro módulo de desarrollo y entrenamiento de algoritmos inteligentes.</w:t>
      </w:r>
    </w:p>
    <w:p w14:paraId="05ABC70D" w14:textId="77777777" w:rsidR="00521DD2" w:rsidRDefault="00074B4A" w:rsidP="007E0A23">
      <w:pPr>
        <w:rPr>
          <w:ins w:id="33" w:author="Felipe Gil Castiñeira" w:date="2018-11-11T17:43:00Z"/>
        </w:rPr>
      </w:pPr>
      <w:r>
        <w:t>Sin mayores complicaciones se desarrollaron un con</w:t>
      </w:r>
      <w:r w:rsidR="005A7997">
        <w:t>junto de archivos de prueba en Python</w:t>
      </w:r>
      <w:r w:rsidR="00521DD2">
        <w:t xml:space="preserve"> que siguen la estructura de Gym:</w:t>
      </w:r>
      <w:r w:rsidR="005A7997">
        <w:t xml:space="preserve"> definen a un </w:t>
      </w:r>
      <w:r w:rsidR="005A7997" w:rsidRPr="00521DD2">
        <w:rPr>
          <w:b/>
        </w:rPr>
        <w:t>agent</w:t>
      </w:r>
      <w:r w:rsidR="0007160D" w:rsidRPr="00521DD2">
        <w:rPr>
          <w:b/>
        </w:rPr>
        <w:t>e</w:t>
      </w:r>
      <w:r w:rsidR="0007160D">
        <w:t xml:space="preserve"> (el dron) con un grupo</w:t>
      </w:r>
      <w:r w:rsidR="005A7997">
        <w:t xml:space="preserve"> de posibles a</w:t>
      </w:r>
      <w:r w:rsidR="0007160D">
        <w:t>cciones</w:t>
      </w:r>
      <w:r w:rsidR="005A7997">
        <w:t>, y con capacidad para co</w:t>
      </w:r>
      <w:r w:rsidR="0007160D">
        <w:t xml:space="preserve">nocer su estado en cada momento y para recibir las imágenes de la cámara; un </w:t>
      </w:r>
      <w:r w:rsidR="0007160D" w:rsidRPr="00521DD2">
        <w:rPr>
          <w:b/>
        </w:rPr>
        <w:t>algoritmo</w:t>
      </w:r>
      <w:r w:rsidR="0007160D">
        <w:t xml:space="preserve"> que escoge la acción que debe llevar a cabo el agente y aprende de lo que sucede; y un </w:t>
      </w:r>
      <w:r w:rsidR="0007160D" w:rsidRPr="00521DD2">
        <w:rPr>
          <w:b/>
        </w:rPr>
        <w:t>entorno</w:t>
      </w:r>
      <w:r w:rsidR="0007160D">
        <w:t xml:space="preserve"> (la simulación) que gestiona el reinicio de los episodios de entrenamiento y la inicialización del agente.</w:t>
      </w:r>
    </w:p>
    <w:p w14:paraId="2A0003EF" w14:textId="77777777" w:rsidR="00A07A6D" w:rsidRDefault="00A07A6D" w:rsidP="007E0A23">
      <w:ins w:id="34" w:author="Felipe Gil Castiñeira" w:date="2018-11-11T17:43:00Z">
        <w:r>
          <w:t>[Aquí iría ben un diagrama que represente o parágrafo anterior]</w:t>
        </w:r>
      </w:ins>
    </w:p>
    <w:p w14:paraId="5DA3A2DE" w14:textId="77777777" w:rsidR="00D85D75" w:rsidRDefault="00521DD2" w:rsidP="007E0A23">
      <w:r>
        <w:t>Para testear el buen funcionamiento del código desarrollado se realizaron una serie de pruebas que comprobaban la correcta ejecución en la simulación de todas las acciones</w:t>
      </w:r>
      <w:r w:rsidR="00D85D75">
        <w:t xml:space="preserve"> y comportamientos del dron. Pero durante estas pruebas, se detectó un nuevo problema: el reinicio de los episodios no funcionaba. Tal y como se describe en este documento cuando se introduce el campo del Aprendizaje por Refuerzo (tanto en la introducción, como en los anexos), las técnicas de RL se basan en un entrenamiento de “prueba y error”, haciendo necesaria una funcionalidad de “vuelta al estado inicial” o “reset” que se utilice después de cada error.</w:t>
      </w:r>
      <w:r w:rsidR="00EE612E">
        <w:t xml:space="preserve"> Cuando el episodio de</w:t>
      </w:r>
      <w:r w:rsidR="00D85D75">
        <w:t xml:space="preserve"> entrenamiento se inicia</w:t>
      </w:r>
      <w:r w:rsidR="00EE612E">
        <w:t xml:space="preserve"> (o reinicia)</w:t>
      </w:r>
      <w:r w:rsidR="00D85D75">
        <w:t xml:space="preserve">, lo primero que Gym exige es ejecutar la función </w:t>
      </w:r>
      <w:r w:rsidR="00AF21EB">
        <w:rPr>
          <w:i/>
        </w:rPr>
        <w:t>RESET</w:t>
      </w:r>
      <w:r w:rsidR="00AF21EB">
        <w:t>,</w:t>
      </w:r>
      <w:r w:rsidR="00D85D75">
        <w:t xml:space="preserve"> que devuelve al dron a su posición inicial, y tras esta</w:t>
      </w:r>
      <w:r w:rsidR="00EE612E">
        <w:t xml:space="preserve"> el vehículo debe despegar y situarse en su posición base desde la que arrancará el </w:t>
      </w:r>
      <w:r w:rsidR="00D85D75">
        <w:t xml:space="preserve">entrenamiento en sí. </w:t>
      </w:r>
    </w:p>
    <w:p w14:paraId="69ABFD95" w14:textId="21D0938F" w:rsidR="00753D50" w:rsidRDefault="00EE612E" w:rsidP="00753D50">
      <w:r>
        <w:t>Cuando el entrenamiento se inicia se detecta que</w:t>
      </w:r>
      <w:ins w:id="35" w:author="Felipe Gil Castiñeira" w:date="2018-11-11T17:45:00Z">
        <w:r w:rsidR="000F1CAB">
          <w:t>,</w:t>
        </w:r>
      </w:ins>
      <w:r>
        <w:t xml:space="preserve"> tras el </w:t>
      </w:r>
      <w:r w:rsidRPr="00101565">
        <w:rPr>
          <w:i/>
        </w:rPr>
        <w:t>reset</w:t>
      </w:r>
      <w:r>
        <w:t>, al dron le cuesta despegar, y cuando lo hace, lo hace sin control ni estabilidad. Después de un primer</w:t>
      </w:r>
      <w:r w:rsidR="00101565">
        <w:t xml:space="preserve"> análisis del problema, y de una</w:t>
      </w:r>
      <w:r>
        <w:t xml:space="preserve"> investigación en la red, se determina que el fallo proviene del autopilot. Esta causa se confirma al analizar el funcionamiento interno del mismo. Lo que ocurre es que el PX4 es un controlador de vuelo desarrollado para vuelo real, y no está optimizado para simulación, por lo tanto</w:t>
      </w:r>
      <w:ins w:id="36" w:author="Felipe Gil Castiñeira" w:date="2018-11-11T17:45:00Z">
        <w:r w:rsidR="000F1CAB">
          <w:t>,</w:t>
        </w:r>
      </w:ins>
      <w:r>
        <w:t xml:space="preserve"> cuando la simulación se reinicia (</w:t>
      </w:r>
      <w:r w:rsidRPr="00101565">
        <w:rPr>
          <w:i/>
        </w:rPr>
        <w:t>reset</w:t>
      </w:r>
      <w:r>
        <w:t>) los sensores del dron detectan una discontinuidad en las lecturas de la posición y estado del vehículo</w:t>
      </w:r>
      <w:r w:rsidR="00753D50">
        <w:t xml:space="preserve"> (algo análogo a un teletransporte), y dicha discontinuidad produce un desajuste del estimador de posición del autopilot que hace perder el control de la posición del cuadricóptero. En este punto, comienza una nueva fase del desarrollo no contemplada al inicio del proyecto, que se basa en resolver la incompatibilidad que existe a la hora de utilizar un controlador de vuelo real en un entorno de simulación.</w:t>
      </w:r>
    </w:p>
    <w:p w14:paraId="062C1C4B" w14:textId="77777777" w:rsidR="0045056E" w:rsidRDefault="000B4DE1" w:rsidP="00753D50">
      <w:r>
        <w:t>Tras un tiempo de investigación</w:t>
      </w:r>
      <w:r w:rsidR="0045056E">
        <w:t xml:space="preserve"> se encuentra</w:t>
      </w:r>
      <w:r>
        <w:t xml:space="preserve"> un comentario</w:t>
      </w:r>
      <w:r w:rsidR="0045056E">
        <w:t xml:space="preserve"> [ </w:t>
      </w:r>
      <w:hyperlink r:id="rId15" w:anchor="issuecomment-308551443" w:history="1">
        <w:r w:rsidR="0045056E" w:rsidRPr="005D2CEA">
          <w:rPr>
            <w:rStyle w:val="Hipervnculo"/>
          </w:rPr>
          <w:t>https://github.com/Microsoft/AirSim/issues/276#issuecomment-308551443</w:t>
        </w:r>
      </w:hyperlink>
      <w:r w:rsidR="0045056E">
        <w:t xml:space="preserve"> ]</w:t>
      </w:r>
      <w:r>
        <w:t xml:space="preserve"> de Chris Lovett, uno de los desarrolladores de Microsoft AirSim, </w:t>
      </w:r>
      <w:r w:rsidR="009B4E4C">
        <w:t>con</w:t>
      </w:r>
      <w:r w:rsidR="0045056E">
        <w:t xml:space="preserve"> la respuesta al problema que se plantea: la solución está en, de alguna forma, reiniciar el PX4 para que este vuelva a estimar la posición y estado del vehículo.</w:t>
      </w:r>
    </w:p>
    <w:p w14:paraId="65461095" w14:textId="77777777" w:rsidR="0045056E" w:rsidRDefault="0045056E" w:rsidP="00753D50">
      <w:r>
        <w:lastRenderedPageBreak/>
        <w:t>Un posterior estudio de las alternativas dirige a dos posibles soluciones: la p</w:t>
      </w:r>
      <w:r w:rsidR="000A2885">
        <w:t>rimera de ellas, más conservadora,</w:t>
      </w:r>
      <w:r>
        <w:t xml:space="preserve"> se reduce a reiniciar el autopilot a través de una función </w:t>
      </w:r>
      <w:r>
        <w:rPr>
          <w:i/>
        </w:rPr>
        <w:t>reboot</w:t>
      </w:r>
      <w:r>
        <w:t xml:space="preserve"> </w:t>
      </w:r>
      <w:r w:rsidR="0069116A">
        <w:t xml:space="preserve">ya existente </w:t>
      </w:r>
      <w:r>
        <w:t>destinada para ello; la segunda, en cambio, se basa en modificar el firmware del controlador para añadir una funcionalidad de reinicio del estimador.</w:t>
      </w:r>
    </w:p>
    <w:p w14:paraId="4BF70BD4" w14:textId="77777777" w:rsidR="0045056E" w:rsidRDefault="0045056E" w:rsidP="00753D50">
      <w:r>
        <w:t xml:space="preserve">Inicialmente se opta por la primera alternativa. Se intenta ejecutar esa función de reinicio a </w:t>
      </w:r>
      <w:r w:rsidR="009B4FC4">
        <w:t xml:space="preserve">través de un mensaje </w:t>
      </w:r>
      <w:r w:rsidR="008B2F44">
        <w:t>MAVLink</w:t>
      </w:r>
      <w:r w:rsidR="009B4FC4">
        <w:t xml:space="preserve"> y</w:t>
      </w:r>
      <w:r>
        <w:t xml:space="preserve"> desde la consola de comandos del propio autopilot</w:t>
      </w:r>
      <w:r w:rsidR="009B4FC4">
        <w:t>, sin embargo en todas las pruebas la función devuelve errores y nunca cumple su cometido, por lo que se deduce que dicha función no está disponible en el firmware, al menos utilizando el método SITL. Además de las pruebas y comprobaciones llevadas a cabo, se analiza el código del firmware que implementa la mencionada funcionalidad, llegando a la conclusión de que la correcta ejecución del reinicio, simplemente apagaría el controlador y volvería a encenderlo. De aquí se deduce que el uso de esta funcionalidad no so</w:t>
      </w:r>
      <w:r w:rsidR="000A2885">
        <w:t>lucionaría el problema, pues una vez conectados el simulador y el controlador de vuelo, el reinicio del controlador haría que se rompiese la conexión entre ambos y no volviese a establecerse. Esto se debe a que el autopilot se inicia cuando recibe ciertos mensajes que los entornos de simulación envían al arrancarse, por lo que si el simulador no se apaga y vuelve a encender, el autopilot no podrá recibir esos mensajes y conectarse a la simulación.</w:t>
      </w:r>
    </w:p>
    <w:p w14:paraId="5F8DACD7" w14:textId="77777777" w:rsidR="00431C06" w:rsidRDefault="000A2885" w:rsidP="00753D50">
      <w:r>
        <w:t>De este modo, se abandona la funcionalidad de reinicio del controlador, y se pasa a</w:t>
      </w:r>
      <w:r w:rsidR="0069116A">
        <w:t xml:space="preserve"> la segunda alternativa: encontrar una forma de reiniciar el módulo ekf2 (</w:t>
      </w:r>
      <w:r w:rsidR="00431C06">
        <w:t xml:space="preserve">módulo del </w:t>
      </w:r>
      <w:r w:rsidR="0069116A">
        <w:t>estimador en uso, basado en</w:t>
      </w:r>
      <w:r w:rsidR="00101565">
        <w:t xml:space="preserve"> un</w:t>
      </w:r>
      <w:r w:rsidR="0069116A">
        <w:t xml:space="preserve"> </w:t>
      </w:r>
      <w:r w:rsidR="0069116A">
        <w:rPr>
          <w:i/>
        </w:rPr>
        <w:t>Extended Kalman Filter</w:t>
      </w:r>
      <w:r w:rsidR="0069116A">
        <w:t xml:space="preserve"> [ </w:t>
      </w:r>
      <w:hyperlink r:id="rId16" w:history="1">
        <w:r w:rsidR="0069116A" w:rsidRPr="005D2CEA">
          <w:rPr>
            <w:rStyle w:val="Hipervnculo"/>
          </w:rPr>
          <w:t>https://dev.px4.io/en/tutorials/tuning_the_ecl_ekf.html</w:t>
        </w:r>
      </w:hyperlink>
      <w:r w:rsidR="0069116A">
        <w:t xml:space="preserve"> ]). Dicho módulo incluye 2 funcionalidades por defecto: </w:t>
      </w:r>
      <w:r w:rsidR="00101565">
        <w:rPr>
          <w:i/>
        </w:rPr>
        <w:t xml:space="preserve">ekf2 </w:t>
      </w:r>
      <w:r w:rsidR="0069116A">
        <w:rPr>
          <w:i/>
        </w:rPr>
        <w:t>start</w:t>
      </w:r>
      <w:r w:rsidR="0069116A">
        <w:t xml:space="preserve"> y </w:t>
      </w:r>
      <w:r w:rsidR="00101565">
        <w:rPr>
          <w:i/>
        </w:rPr>
        <w:t xml:space="preserve">ekf2 </w:t>
      </w:r>
      <w:r w:rsidR="0069116A">
        <w:rPr>
          <w:i/>
        </w:rPr>
        <w:t>stop</w:t>
      </w:r>
      <w:r w:rsidR="0069116A">
        <w:t>, que inician o paran el estimador, respectivamente.</w:t>
      </w:r>
      <w:r w:rsidR="00C325D7">
        <w:t xml:space="preserve"> Tras una considerable cantidad de pruebas, se determina que tras ejecutar el </w:t>
      </w:r>
      <w:r w:rsidR="00C325D7">
        <w:rPr>
          <w:i/>
        </w:rPr>
        <w:t>reset</w:t>
      </w:r>
      <w:r w:rsidR="00C325D7">
        <w:t xml:space="preserve"> en el entorno de simulación, el reinicio del estimador (ejecución consecutiva de los comandos </w:t>
      </w:r>
      <w:r w:rsidR="00C325D7">
        <w:rPr>
          <w:i/>
        </w:rPr>
        <w:t>ekf2 start</w:t>
      </w:r>
      <w:r w:rsidR="00C325D7">
        <w:t xml:space="preserve"> y </w:t>
      </w:r>
      <w:r w:rsidR="00C325D7">
        <w:rPr>
          <w:i/>
        </w:rPr>
        <w:t>ekf2 stop</w:t>
      </w:r>
      <w:r w:rsidR="00C325D7">
        <w:t>) consigue recalibrar el sistema y recuperar la posición, de modo que se confirma la ut</w:t>
      </w:r>
      <w:r w:rsidR="00431C06">
        <w:t>ilidad de la solución escogida.</w:t>
      </w:r>
      <w:r w:rsidR="00EB6A34">
        <w:t xml:space="preserve"> En este punto, se comienza la implementación de dicha solución.</w:t>
      </w:r>
    </w:p>
    <w:p w14:paraId="592C925D" w14:textId="77777777" w:rsidR="00431C06" w:rsidRDefault="0078180C" w:rsidP="00753D50">
      <w:r>
        <w:rPr>
          <w:noProof/>
          <w:lang w:val="gl-ES" w:eastAsia="gl-ES"/>
        </w:rPr>
        <w:lastRenderedPageBreak/>
        <w:drawing>
          <wp:inline distT="0" distB="0" distL="0" distR="0" wp14:anchorId="1A914B39" wp14:editId="52FF770A">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 esquema_modificacion_px4.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1DF7E6F5" w14:textId="77777777" w:rsidR="0078180C" w:rsidRDefault="0078180C" w:rsidP="00753D50">
      <w:r>
        <w:t>El</w:t>
      </w:r>
      <w:r w:rsidR="00BC4A6B">
        <w:t xml:space="preserve"> esquema X ilustra </w:t>
      </w:r>
      <w:r>
        <w:t xml:space="preserve">la funcionalidad implementada: para reiniciar el estimador, debe enviarse un mensaje </w:t>
      </w:r>
      <w:r w:rsidR="008B2F44">
        <w:t>MAVLink</w:t>
      </w:r>
      <w:r>
        <w:t xml:space="preserve"> de tipo “ESTIMATOR_CONTROL_MSG” con el comando 3 (reboot ekf2). El firmware del PX4 recibirá este mensaje, y al comprobar su tipo, enviará un mensaje uORB</w:t>
      </w:r>
      <w:r w:rsidR="00C06451">
        <w:t xml:space="preserve"> </w:t>
      </w:r>
      <w:r w:rsidR="00101565" w:rsidRPr="00101565">
        <w:t>(</w:t>
      </w:r>
      <w:r w:rsidR="00C06451" w:rsidRPr="00101565">
        <w:t>**</w:t>
      </w:r>
      <w:r w:rsidR="00101565" w:rsidRPr="00101565">
        <w:t>)</w:t>
      </w:r>
      <w:r>
        <w:t xml:space="preserve"> de tipo “estimator_control” </w:t>
      </w:r>
      <w:r w:rsidR="00C06451">
        <w:t xml:space="preserve">con el mismo comando que recibió. En el módulo ekf2 habrá un </w:t>
      </w:r>
      <w:r w:rsidR="00C06451">
        <w:rPr>
          <w:i/>
        </w:rPr>
        <w:t>Daemon</w:t>
      </w:r>
      <w:r w:rsidR="00C06451">
        <w:t xml:space="preserve"> (esto es, un proceso que se mantiene</w:t>
      </w:r>
      <w:r w:rsidR="008F6B8D">
        <w:t xml:space="preserve"> en ejecución en segundo plano)</w:t>
      </w:r>
      <w:r w:rsidR="00C06451">
        <w:t xml:space="preserve"> esperando a recibir mensajes uORB que invocará a la función que corresponda, según el comando que haya recibido.</w:t>
      </w:r>
    </w:p>
    <w:p w14:paraId="4A64116E" w14:textId="77777777" w:rsidR="00C06451" w:rsidRDefault="00C06451" w:rsidP="00753D50">
      <w:r>
        <w:t>La implementación de estos cambios se divide e</w:t>
      </w:r>
      <w:r w:rsidR="00977831">
        <w:t>n 2 partes: por un lado</w:t>
      </w:r>
      <w:r w:rsidR="008F6B8D">
        <w:t xml:space="preserve"> se realizaron cambios en los módulos </w:t>
      </w:r>
      <w:r w:rsidR="00AF21EB">
        <w:t>mavl</w:t>
      </w:r>
      <w:r w:rsidR="008B2F44">
        <w:t>ink</w:t>
      </w:r>
      <w:r w:rsidR="008F6B8D">
        <w:t xml:space="preserve"> y ekf2, y por otro se </w:t>
      </w:r>
      <w:r>
        <w:t xml:space="preserve">crearon las especificaciones del mensaje propio del estimador, para los protocolos </w:t>
      </w:r>
      <w:r w:rsidR="008B2F44">
        <w:t>MAVLink</w:t>
      </w:r>
      <w:r>
        <w:t xml:space="preserve"> y uORB.</w:t>
      </w:r>
    </w:p>
    <w:p w14:paraId="7BFD8D49" w14:textId="77777777" w:rsidR="008F6B8D" w:rsidRDefault="008F6B8D" w:rsidP="00753D50">
      <w:r>
        <w:t xml:space="preserve">En el módulo </w:t>
      </w:r>
      <w:r w:rsidR="00AF21EB">
        <w:t>mavl</w:t>
      </w:r>
      <w:r w:rsidR="008B2F44">
        <w:t>ink</w:t>
      </w:r>
      <w:r>
        <w:t xml:space="preserve"> se añadió la recepción y procesamiento del mensaje del estimador, donde se convierte el mensaje </w:t>
      </w:r>
      <w:r w:rsidR="008B2F44">
        <w:t>MAVLink</w:t>
      </w:r>
      <w:r>
        <w:t xml:space="preserve"> a su correspondiente mensaje uORB, y se envía a través de este último protocolo.</w:t>
      </w:r>
    </w:p>
    <w:p w14:paraId="4922320A" w14:textId="77777777" w:rsidR="00BC4A6B" w:rsidRDefault="008F6B8D" w:rsidP="00753D50">
      <w:r>
        <w:t xml:space="preserve">En el módulo del estimador (módulo ekf2) se añadió un </w:t>
      </w:r>
      <w:r>
        <w:rPr>
          <w:i/>
        </w:rPr>
        <w:t>Daemon</w:t>
      </w:r>
      <w:r>
        <w:t xml:space="preserve"> que escucha mensajes uORB y ejecuta, según el comando que haya recibido, la funció</w:t>
      </w:r>
      <w:r w:rsidR="00977831">
        <w:t>n que corresponda. Por otra parte</w:t>
      </w:r>
      <w:r>
        <w:t xml:space="preserve">, se han añadido nuevas funcionalidades para arrancar y parar el Daemon, así como una función de </w:t>
      </w:r>
      <w:r>
        <w:rPr>
          <w:i/>
        </w:rPr>
        <w:t>reboot</w:t>
      </w:r>
      <w:r>
        <w:t xml:space="preserve"> equivalente a invocar las funciones de </w:t>
      </w:r>
      <w:r>
        <w:rPr>
          <w:i/>
        </w:rPr>
        <w:t>stop</w:t>
      </w:r>
      <w:r>
        <w:t xml:space="preserve"> y </w:t>
      </w:r>
      <w:r>
        <w:rPr>
          <w:i/>
        </w:rPr>
        <w:t>start</w:t>
      </w:r>
      <w:r>
        <w:t xml:space="preserve"> consecutivamente.</w:t>
      </w:r>
    </w:p>
    <w:p w14:paraId="3FE681AD" w14:textId="77777777" w:rsidR="00977831" w:rsidRDefault="00977831" w:rsidP="00753D50">
      <w:r>
        <w:t xml:space="preserve">Tras una serie de pruebas de la solución implementada, se comprueba satisfactoriamente que el algoritmo de reinicio funciona, permitiendo su integración con el resto del sistema. Volviendo al </w:t>
      </w:r>
      <w:r w:rsidR="00AF21EB">
        <w:t>bloque</w:t>
      </w:r>
      <w:r>
        <w:t xml:space="preserve"> de entrenamiento, se añade a la funcionalidad de </w:t>
      </w:r>
      <w:r w:rsidRPr="00AF21EB">
        <w:rPr>
          <w:i/>
        </w:rPr>
        <w:t>RESET</w:t>
      </w:r>
      <w:r>
        <w:t xml:space="preserve"> el envío de un mensaje </w:t>
      </w:r>
      <w:r w:rsidR="008B2F44">
        <w:t>MAVLink</w:t>
      </w:r>
      <w:r>
        <w:t xml:space="preserve"> de tipo ESTIMATOR_CONTROL_MSG que reinicia el estimador, tras ejecutar el reinicio de la simulación. Una vez probado esto y confirmado su buen funcionamiento, se concluye la última etapa de integración de Gym, terminando </w:t>
      </w:r>
      <w:r w:rsidR="00AF21EB">
        <w:t xml:space="preserve">así </w:t>
      </w:r>
      <w:r>
        <w:t>el desarrollo del trabajo.</w:t>
      </w:r>
    </w:p>
    <w:p w14:paraId="09098DBD" w14:textId="77777777" w:rsidR="005E1D56" w:rsidRPr="005E1D56" w:rsidRDefault="00AF21EB" w:rsidP="005E1D56">
      <w:pPr>
        <w:tabs>
          <w:tab w:val="left" w:pos="2058"/>
        </w:tabs>
      </w:pPr>
      <w:r>
        <w:lastRenderedPageBreak/>
        <w:t>(*)</w:t>
      </w:r>
      <w:r w:rsidR="005E1D56">
        <w:t xml:space="preserve"> </w:t>
      </w:r>
      <w:commentRangeStart w:id="37"/>
      <w:r w:rsidR="008B2F44">
        <w:rPr>
          <w:b/>
        </w:rPr>
        <w:t>MAVLink</w:t>
      </w:r>
      <w:commentRangeEnd w:id="37"/>
      <w:r w:rsidR="00221539">
        <w:rPr>
          <w:rStyle w:val="Refdecomentario"/>
        </w:rPr>
        <w:commentReference w:id="37"/>
      </w:r>
      <w:r w:rsidR="005E1D56">
        <w:t xml:space="preserve">: es un protocolo de comunicación muy ligero diseñado para comunicarse con drones. Sigue un modelo híbrido entre publicación/subscripción y diseño punto a punto con retransmisión. [ </w:t>
      </w:r>
      <w:hyperlink r:id="rId18" w:history="1">
        <w:r w:rsidR="005E1D56" w:rsidRPr="00C615BE">
          <w:rPr>
            <w:rStyle w:val="Hipervnculo"/>
          </w:rPr>
          <w:t>https://</w:t>
        </w:r>
        <w:r w:rsidR="008B2F44">
          <w:rPr>
            <w:rStyle w:val="Hipervnculo"/>
          </w:rPr>
          <w:t>MAVLink</w:t>
        </w:r>
        <w:r w:rsidR="005E1D56" w:rsidRPr="00C615BE">
          <w:rPr>
            <w:rStyle w:val="Hipervnculo"/>
          </w:rPr>
          <w:t>.io/en/</w:t>
        </w:r>
      </w:hyperlink>
      <w:r w:rsidR="005E1D56">
        <w:t xml:space="preserve"> ]</w:t>
      </w:r>
    </w:p>
    <w:p w14:paraId="4E8F2E80" w14:textId="77777777" w:rsidR="005E1D56" w:rsidRDefault="00AF21EB" w:rsidP="00753D50">
      <w:r>
        <w:t>(</w:t>
      </w:r>
      <w:r w:rsidR="005E1D56">
        <w:t>**</w:t>
      </w:r>
      <w:r>
        <w:t>)</w:t>
      </w:r>
      <w:r w:rsidR="005E1D56">
        <w:t xml:space="preserve"> </w:t>
      </w:r>
      <w:r w:rsidR="005E1D56">
        <w:rPr>
          <w:b/>
        </w:rPr>
        <w:t>uORB</w:t>
      </w:r>
      <w:r w:rsidR="005E1D56">
        <w:t xml:space="preserve">: es un protocolo asíncrono de comunicación basado en publicación/subscripción empleado por PX4 internamente. [ </w:t>
      </w:r>
      <w:hyperlink r:id="rId19" w:history="1">
        <w:r w:rsidR="005E1D56" w:rsidRPr="00C615BE">
          <w:rPr>
            <w:rStyle w:val="Hipervnculo"/>
          </w:rPr>
          <w:t>https://dev.px4.io/en/middleware/uorb.html</w:t>
        </w:r>
      </w:hyperlink>
      <w:r w:rsidR="005E1D56">
        <w:t xml:space="preserve"> ]</w:t>
      </w:r>
    </w:p>
    <w:p w14:paraId="65F7D018" w14:textId="77777777" w:rsidR="00BB54B5" w:rsidRDefault="00BB54B5" w:rsidP="00753D50"/>
    <w:p w14:paraId="6EF722A0" w14:textId="77777777" w:rsidR="007E0A23" w:rsidRDefault="007E0A23" w:rsidP="007E0A23">
      <w:pPr>
        <w:pStyle w:val="Ttulo3"/>
      </w:pPr>
      <w:r>
        <w:t>ARQUITECTURA DEL SISTEMA FINAL</w:t>
      </w:r>
    </w:p>
    <w:p w14:paraId="19F84246" w14:textId="77777777" w:rsidR="008C238A" w:rsidRDefault="008C238A" w:rsidP="008C238A">
      <w:r>
        <w:t>Una vez descrito el desarrollo del proyecto, se concluirá el trabajo presentando una visión global de la</w:t>
      </w:r>
      <w:r w:rsidR="00D76258">
        <w:t xml:space="preserve"> arquitectura del sistema final.</w:t>
      </w:r>
    </w:p>
    <w:p w14:paraId="64132B81" w14:textId="77777777" w:rsidR="008C238A" w:rsidRPr="008C238A" w:rsidRDefault="008C238A" w:rsidP="008C238A">
      <w:r>
        <w:rPr>
          <w:noProof/>
          <w:lang w:val="gl-ES" w:eastAsia="gl-ES"/>
        </w:rPr>
        <w:drawing>
          <wp:inline distT="0" distB="0" distL="0" distR="0" wp14:anchorId="2D86905A" wp14:editId="1E5C9EBF">
            <wp:extent cx="5400040" cy="31553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 esquema_framework_arquitectura_alto_nive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14:paraId="4E78D6EB" w14:textId="77777777" w:rsidR="008C238A" w:rsidRDefault="008C238A" w:rsidP="007A3EF1">
      <w:r>
        <w:t>En la figura X se puede apreciar un esquema de la arquitectura global del sistema a alto nivel.</w:t>
      </w:r>
    </w:p>
    <w:p w14:paraId="0CD9D429" w14:textId="77777777" w:rsidR="008C238A" w:rsidRDefault="008C238A" w:rsidP="007A3EF1">
      <w:r>
        <w:t xml:space="preserve">Son distinguibles los 4 bloques mencionados en los apartados anteriores: el bloque del entorno de simulación (AirSim), el bloque del controlador de vuelo (PX4), el bloque del sistema de entrenamiento y desarrollo de IA (Gym </w:t>
      </w:r>
      <w:r w:rsidR="00AF21EB">
        <w:t>T</w:t>
      </w:r>
      <w:r>
        <w:t>raining) y por último el bloque del sistema operativo robótico, ROS, que en este caso se puede apreciar en la presencia de nodos</w:t>
      </w:r>
      <w:r w:rsidR="00AF21EB">
        <w:t xml:space="preserve"> de computación</w:t>
      </w:r>
      <w:r>
        <w:t xml:space="preserve"> así como en los canales de comunicación que se utilizan para interconectar el resto de bloques.</w:t>
      </w:r>
    </w:p>
    <w:p w14:paraId="1BACD3C2" w14:textId="77777777" w:rsidR="001A064A" w:rsidRDefault="001A064A" w:rsidP="007A3EF1">
      <w:r>
        <w:t xml:space="preserve">El funcionamiento del sistema comienza y termina en el bloque Gym Training, el “cerebro” encargado de controlar y gestionar el resto de los componentes. En primer lugar, el Gym Training inicia el entrenamiento </w:t>
      </w:r>
      <w:r w:rsidRPr="00AF21EB">
        <w:rPr>
          <w:i/>
        </w:rPr>
        <w:t>reseteando</w:t>
      </w:r>
      <w:r>
        <w:t xml:space="preserve"> el estado del vehículo a través de las APIs de AirSim y reiniciando los estimadores del autopilot mediante un mensaje </w:t>
      </w:r>
      <w:r w:rsidR="008B2F44">
        <w:t>MAVLink</w:t>
      </w:r>
      <w:r>
        <w:t xml:space="preserve">. A continuación, envía los comandos necesarios al PX4 para llevar el dron a la posición de inicio del entrenamiento. A través de </w:t>
      </w:r>
      <w:r w:rsidR="008B2F44">
        <w:t>MAVLink</w:t>
      </w:r>
      <w:r>
        <w:t xml:space="preserve">, AirSim y PX4 intercambian en todo momento los datos de los sensores y los datos para los actuadores, controlando el comportamiento del dron. Al mismo tiempo, los datos de los sensores recibidos por el PX4 son publicados en ROS y </w:t>
      </w:r>
      <w:r w:rsidR="003C3ED8">
        <w:t>leídos por el Gym Training, de igual forma que lo hacen las imágenes de AirSim publicadas por el nodo ROS. Todos estos datos son empleados por el módulo inteligente</w:t>
      </w:r>
      <w:r w:rsidR="00AF21EB">
        <w:t xml:space="preserve"> (Gym Training)</w:t>
      </w:r>
      <w:r w:rsidR="003C3ED8">
        <w:t xml:space="preserve"> para calcular la mejor acción en cada momento y enviársela a través de ROS al PX4. Una vez se </w:t>
      </w:r>
      <w:r w:rsidR="003C3ED8">
        <w:lastRenderedPageBreak/>
        <w:t xml:space="preserve">realiza la acción, el Gym Training vuelve a leer el estado del dron (datos de los sensores y datos de las imágenes) y vuelve a calcular la mejor acción, al tiempo que aprende de la experiencia que ha vivido: haber pasado de un estado a otro a través de una acción. Este proceso se repite una y otra vez hasta el final del episodio, tras el cual se vuelve a hacer el </w:t>
      </w:r>
      <w:r w:rsidR="003C3ED8" w:rsidRPr="00AF21EB">
        <w:rPr>
          <w:i/>
        </w:rPr>
        <w:t>reset</w:t>
      </w:r>
      <w:r w:rsidR="003C3ED8">
        <w:t xml:space="preserve"> y se inicia el siguiente episodio.</w:t>
      </w:r>
    </w:p>
    <w:p w14:paraId="5044690E" w14:textId="77777777" w:rsidR="008C238A" w:rsidRDefault="00D76258" w:rsidP="007A3EF1">
      <w:r>
        <w:t>Una vez comprendida la arquitectura global, merece la pena adentrarse a más bajo nivel</w:t>
      </w:r>
      <w:r w:rsidR="00AF21EB">
        <w:t xml:space="preserve"> para analizar</w:t>
      </w:r>
      <w:r>
        <w:t xml:space="preserve"> la parte implementada a mayores de los sistemas previamente existentes.</w:t>
      </w:r>
    </w:p>
    <w:p w14:paraId="6B7F2509" w14:textId="77777777" w:rsidR="00D76258" w:rsidRDefault="00677C45" w:rsidP="007A3EF1">
      <w:commentRangeStart w:id="38"/>
      <w:r>
        <w:rPr>
          <w:noProof/>
          <w:lang w:val="gl-ES" w:eastAsia="gl-ES"/>
        </w:rPr>
        <w:drawing>
          <wp:inline distT="0" distB="0" distL="0" distR="0" wp14:anchorId="6242B4E4" wp14:editId="34226ED0">
            <wp:extent cx="5400040" cy="3074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O esquema_framework_arquitectura_bajo_niv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074670"/>
                    </a:xfrm>
                    <a:prstGeom prst="rect">
                      <a:avLst/>
                    </a:prstGeom>
                  </pic:spPr>
                </pic:pic>
              </a:graphicData>
            </a:graphic>
          </wp:inline>
        </w:drawing>
      </w:r>
      <w:commentRangeEnd w:id="38"/>
      <w:r w:rsidR="00543086">
        <w:rPr>
          <w:rStyle w:val="Refdecomentario"/>
        </w:rPr>
        <w:commentReference w:id="38"/>
      </w:r>
    </w:p>
    <w:p w14:paraId="07BCBA24" w14:textId="77777777" w:rsidR="008C238A" w:rsidRDefault="00D76258" w:rsidP="007A3EF1">
      <w:r>
        <w:t>En la figura X se puede observar un esquema a más bajo nivel de los bloques PX4 y Gym Training, y de las interfaces que utilizan para compartir información.</w:t>
      </w:r>
    </w:p>
    <w:p w14:paraId="6E3DB1E5" w14:textId="4494C344" w:rsidR="00D76258" w:rsidRDefault="00D76258" w:rsidP="007A3EF1">
      <w:r>
        <w:t xml:space="preserve">Abstrayéndose del complejo funcionamiento interno del autopilot, que puede ser consultado </w:t>
      </w:r>
      <w:del w:id="39" w:author="Felipe Gil Castiñeira" w:date="2018-11-11T17:52:00Z">
        <w:r w:rsidDel="00837466">
          <w:delText xml:space="preserve">aquí </w:delText>
        </w:r>
      </w:del>
      <w:ins w:id="40" w:author="Felipe Gil Castiñeira" w:date="2018-11-11T17:52:00Z">
        <w:r w:rsidR="00837466">
          <w:t xml:space="preserve">en [Referencia] </w:t>
        </w:r>
        <w:r w:rsidR="00837466">
          <w:sym w:font="Wingdings" w:char="F0E0"/>
        </w:r>
        <w:r w:rsidR="00837466">
          <w:t xml:space="preserve"> Poñer esta URL Como referencia no apartado de bibliografía</w:t>
        </w:r>
        <w:r w:rsidR="00837466">
          <w:t xml:space="preserve"> </w:t>
        </w:r>
      </w:ins>
      <w:r>
        <w:t xml:space="preserve">[ </w:t>
      </w:r>
      <w:hyperlink r:id="rId22" w:history="1">
        <w:r w:rsidRPr="00F600FF">
          <w:rPr>
            <w:rStyle w:val="Hipervnculo"/>
          </w:rPr>
          <w:t>https://dev.px4.io/en/concept/architecture.html</w:t>
        </w:r>
      </w:hyperlink>
      <w:r>
        <w:t xml:space="preserve"> ], cabe destacar que la única interfaz presente en el PX4 es </w:t>
      </w:r>
      <w:r w:rsidR="008B2F44">
        <w:t>MAVLink</w:t>
      </w:r>
      <w:r>
        <w:t xml:space="preserve">. A través del módulo </w:t>
      </w:r>
      <w:r w:rsidR="008B2F44">
        <w:t>MAVLink</w:t>
      </w:r>
      <w:r>
        <w:t xml:space="preserve"> se realizan tanto las comunicaciones con el entorno de simulación (para leer los datos de los sensores y enviar los de los actuadores) como la activación del reinicio de los estimadores. Sin embargo, el autopilot cuenta con la integración de un nodo MAVROS, esto es, un nodo</w:t>
      </w:r>
      <w:r w:rsidR="00677C45">
        <w:t xml:space="preserve"> ROS que implementa la interfaz de comunicaciones </w:t>
      </w:r>
      <w:r>
        <w:t>MAVROS</w:t>
      </w:r>
      <w:r w:rsidR="00677C45">
        <w:t xml:space="preserve">, haciendo de puente entre el canal de comunicación de ROS y los mensajes </w:t>
      </w:r>
      <w:r w:rsidR="008B2F44">
        <w:t>MAVLink</w:t>
      </w:r>
      <w:r w:rsidR="00264EF0">
        <w:t xml:space="preserve"> en ambas direcciones, y permitiendo así recibir y enviar mensajes a través del sistema operativo robótico, y no solo con </w:t>
      </w:r>
      <w:r w:rsidR="008B2F44">
        <w:t>MAVLink</w:t>
      </w:r>
      <w:r w:rsidR="00264EF0">
        <w:t>.</w:t>
      </w:r>
    </w:p>
    <w:p w14:paraId="4FDE8E95" w14:textId="1655B1AF" w:rsidR="00677C45" w:rsidRDefault="00677C45" w:rsidP="007A3EF1">
      <w:r>
        <w:t>En cuanto al bloque Gym Training, puede observarse que está compuesto por dos nodos diferentes: un nodo OFFBOARD, que es el encargado de mantener el vehículo en modo “offboard” para poder</w:t>
      </w:r>
      <w:r w:rsidR="00264EF0">
        <w:t xml:space="preserve"> dirigirlo de forma </w:t>
      </w:r>
      <w:del w:id="41" w:author="Felipe Gil Castiñeira" w:date="2018-11-11T17:56:00Z">
        <w:r w:rsidR="00264EF0" w:rsidDel="008F64FC">
          <w:delText>informática</w:delText>
        </w:r>
      </w:del>
      <w:ins w:id="42" w:author="Felipe Gil Castiñeira" w:date="2018-11-11T17:56:00Z">
        <w:r w:rsidR="008F64FC">
          <w:t>automática (en lugar de ser controlado por un piloto humano)</w:t>
        </w:r>
      </w:ins>
      <w:r w:rsidR="00264EF0">
        <w:t xml:space="preserve">, y de enviar la pose (posición y orientación) deseada del vehículo; y un nodo TRAINING, que es el que implementa el sistema inteligente y el que, en función de la acción escogida, le envía la pose deseada al nodo OFFBOARD. Esta comunicación entre nodos se realiza mediante el canal de comunicación de ROS. Para finalizar, el nodo TRAINING emplea una implementación del protocolo </w:t>
      </w:r>
      <w:r w:rsidR="008B2F44">
        <w:t>MAVLink</w:t>
      </w:r>
      <w:r w:rsidR="00264EF0">
        <w:t xml:space="preserve"> en Python para poder enviar mensajes </w:t>
      </w:r>
      <w:r w:rsidR="008B2F44">
        <w:t>MAVLink</w:t>
      </w:r>
      <w:r w:rsidR="00264EF0">
        <w:t xml:space="preserve"> y reiniciar el estimador del autopilot.</w:t>
      </w:r>
    </w:p>
    <w:p w14:paraId="2810D5A7" w14:textId="77777777" w:rsidR="007A3EF1" w:rsidRDefault="007A3EF1" w:rsidP="007A3EF1"/>
    <w:p w14:paraId="28E1343F" w14:textId="77777777" w:rsidR="008838FF" w:rsidRDefault="008838FF" w:rsidP="008838FF">
      <w:pPr>
        <w:pStyle w:val="Ttulo2"/>
      </w:pPr>
      <w:r>
        <w:t>CONCLUSIONES</w:t>
      </w:r>
    </w:p>
    <w:p w14:paraId="629E20CA" w14:textId="77777777" w:rsidR="00956316" w:rsidRDefault="00834499" w:rsidP="00834499">
      <w:r>
        <w:t>El framework creado a lo largo de este proyecto cumple el objetivo de proporcionar un conjunto de</w:t>
      </w:r>
      <w:r w:rsidR="00956316">
        <w:t xml:space="preserve"> potentes</w:t>
      </w:r>
      <w:r>
        <w:t xml:space="preserve"> herramientas a los des</w:t>
      </w:r>
      <w:r w:rsidR="00956316">
        <w:t>arrolladores de sistemas autónomos para drones.</w:t>
      </w:r>
    </w:p>
    <w:p w14:paraId="675CBF4B" w14:textId="77777777" w:rsidR="00DE516B" w:rsidRDefault="00DE516B" w:rsidP="00DE516B">
      <w:r>
        <w:t xml:space="preserve">En cuanto a las ventajas que ofrece el resultado de este trabajo, destaca la gran versatilidad y flexibilidad que ofrece la integración de las tecnologías ROS, Gym y Python, no solo facilitando </w:t>
      </w:r>
      <w:r w:rsidR="004D4A09">
        <w:t>el desarrollo de cualquier tipo de algoritmo de entrenamiento, procesado de datos, interacción con elementos hardware a bajo nivel</w:t>
      </w:r>
      <w:r w:rsidR="00F10BB3">
        <w:t>, etc</w:t>
      </w:r>
      <w:r w:rsidR="004D4A09">
        <w:t>; sino también ofreciendo la posibilidad de compatibilizar nuevas tecnologías y sistemas para seguir ampliando el framework.</w:t>
      </w:r>
    </w:p>
    <w:p w14:paraId="6C239F3F" w14:textId="25C42EEE" w:rsidR="00497FC7" w:rsidRPr="00FD0A26" w:rsidRDefault="004D4A09" w:rsidP="00DE516B">
      <w:r>
        <w:t xml:space="preserve">Sin embargo, la ventaja más salientable viene dada por la filosofía </w:t>
      </w:r>
      <w:r w:rsidRPr="004D4A09">
        <w:rPr>
          <w:i/>
        </w:rPr>
        <w:t>plug&amp;play</w:t>
      </w:r>
      <w:r>
        <w:t xml:space="preserve"> que sigue</w:t>
      </w:r>
      <w:r w:rsidR="00497FC7">
        <w:t xml:space="preserve"> el proyecto. La integración de</w:t>
      </w:r>
      <w:r>
        <w:t xml:space="preserve"> PX4, un firmware de autopilot </w:t>
      </w:r>
      <w:r w:rsidR="00FE217E">
        <w:t>diseñado para vehículos reales,</w:t>
      </w:r>
      <w:r>
        <w:t xml:space="preserve"> </w:t>
      </w:r>
      <w:r w:rsidR="00B13C9C">
        <w:t>permite que toda la implementación de</w:t>
      </w:r>
      <w:r w:rsidR="00FE217E">
        <w:t>l sistema</w:t>
      </w:r>
      <w:r w:rsidR="00B13C9C">
        <w:t xml:space="preserve"> inteligen</w:t>
      </w:r>
      <w:r w:rsidR="00FE217E">
        <w:t>te</w:t>
      </w:r>
      <w:r w:rsidR="00B13C9C">
        <w:t xml:space="preserve"> se pueda migrar directamente al </w:t>
      </w:r>
      <w:r w:rsidR="00FE217E">
        <w:t>sistema</w:t>
      </w:r>
      <w:r w:rsidR="00B13C9C">
        <w:t xml:space="preserve"> </w:t>
      </w:r>
      <w:r w:rsidR="00B13C9C">
        <w:rPr>
          <w:i/>
        </w:rPr>
        <w:t>onboard</w:t>
      </w:r>
      <w:r w:rsidR="00FE217E">
        <w:t xml:space="preserve"> del equipo</w:t>
      </w:r>
      <w:r w:rsidR="00B13C9C">
        <w:t xml:space="preserve"> real, ya que la interfaz de comunicación con el autopilot será exactamente la misma. </w:t>
      </w:r>
      <w:r w:rsidR="00FD0A26">
        <w:t>A</w:t>
      </w:r>
      <w:r w:rsidR="00694180">
        <w:t>demás, a</w:t>
      </w:r>
      <w:r w:rsidR="00FD0A26">
        <w:t xml:space="preserve"> pesar de que </w:t>
      </w:r>
      <w:r w:rsidR="00B13C9C">
        <w:t>el dron real no utilice la versión</w:t>
      </w:r>
      <w:r w:rsidR="00FD0A26">
        <w:t xml:space="preserve"> de PX4</w:t>
      </w:r>
      <w:r w:rsidR="00B13C9C">
        <w:t xml:space="preserve"> modificada </w:t>
      </w:r>
      <w:r w:rsidR="00FD0A26">
        <w:t xml:space="preserve">empleada en la simulación, sino la oficial, </w:t>
      </w:r>
      <w:r w:rsidR="00497FC7">
        <w:t xml:space="preserve">el comportamiento del sistema será idéntico (ya que la modificación únicamente añade una funcionalidad de </w:t>
      </w:r>
      <w:r w:rsidR="00497FC7" w:rsidRPr="00497FC7">
        <w:rPr>
          <w:i/>
        </w:rPr>
        <w:t>reseteo</w:t>
      </w:r>
      <w:r w:rsidR="00497FC7">
        <w:t xml:space="preserve"> que en una situación real no tiene cabida). Esto implica que se </w:t>
      </w:r>
      <w:ins w:id="43" w:author="Felipe Gil Castiñeira" w:date="2018-11-11T17:58:00Z">
        <w:r w:rsidR="008F64FC">
          <w:t xml:space="preserve">una vez que se haya entrenado el algoritmo de control en el entorno de simulación, se podrá conectar directamente al </w:t>
        </w:r>
      </w:ins>
      <w:del w:id="44" w:author="Felipe Gil Castiñeira" w:date="2018-11-11T17:58:00Z">
        <w:r w:rsidR="00497FC7" w:rsidDel="008F64FC">
          <w:delText xml:space="preserve">puede llegar a emplear exactamente el mismo algoritmo entrenado en simulación y en el </w:delText>
        </w:r>
      </w:del>
      <w:r w:rsidR="00497FC7">
        <w:t>dron real</w:t>
      </w:r>
      <w:ins w:id="45" w:author="Felipe Gil Castiñeira" w:date="2018-11-11T17:59:00Z">
        <w:r w:rsidR="008F64FC">
          <w:t xml:space="preserve"> para que realice el pilotaje. </w:t>
        </w:r>
      </w:ins>
      <w:del w:id="46" w:author="Felipe Gil Castiñeira" w:date="2018-11-11T17:59:00Z">
        <w:r w:rsidR="00497FC7" w:rsidDel="008F64FC">
          <w:delText>, aumentando las p</w:delText>
        </w:r>
        <w:r w:rsidR="00FE217E" w:rsidDel="008F64FC">
          <w:delText>robabilidades</w:delText>
        </w:r>
        <w:r w:rsidR="00497FC7" w:rsidDel="008F64FC">
          <w:delText xml:space="preserve"> de éxito en las pruebas.</w:delText>
        </w:r>
      </w:del>
    </w:p>
    <w:p w14:paraId="2DA12F85" w14:textId="77777777" w:rsidR="00497FC7" w:rsidRDefault="00497FC7" w:rsidP="005C2847"/>
    <w:p w14:paraId="1BA8D012" w14:textId="77777777" w:rsidR="003A74E4" w:rsidRDefault="003A74E4" w:rsidP="005C2847">
      <w:r>
        <w:t>USABILIDAD</w:t>
      </w:r>
    </w:p>
    <w:p w14:paraId="3642F258" w14:textId="77777777" w:rsidR="00961351" w:rsidRDefault="0085596F" w:rsidP="003A74E4">
      <w:r>
        <w:t xml:space="preserve">De cara al desarrollador que desee emplear el framework propuesto, </w:t>
      </w:r>
      <w:r w:rsidR="00497FC7">
        <w:t>se ofrecerá una documentación que guiará la instalación de todos los componentes necesarios.</w:t>
      </w:r>
    </w:p>
    <w:p w14:paraId="4157EF76" w14:textId="77777777" w:rsidR="00752D6C" w:rsidRPr="00752D6C" w:rsidRDefault="00961351" w:rsidP="003A74E4">
      <w:r>
        <w:t>Con el sistema instalado</w:t>
      </w:r>
      <w:r w:rsidR="00497FC7">
        <w:t xml:space="preserve">, el desarrollador </w:t>
      </w:r>
      <w:r w:rsidR="00C022C9">
        <w:t>contará con una potente herramienta que le permitirá desde adaptar el módulo Gym Training (agente, entorno y algoritmo) para hacer un entrenamiento rápido, hasta profundizar en la integración de nuevas tecnologías que le permitan hacer algoritmos más complejos o sistemas de e</w:t>
      </w:r>
      <w:r w:rsidR="00E63238">
        <w:t>ntrenamiento diferentes de Gym.</w:t>
      </w:r>
    </w:p>
    <w:p w14:paraId="658A655F" w14:textId="77777777" w:rsidR="00E63238" w:rsidRPr="00961351" w:rsidRDefault="00C022C9" w:rsidP="003A74E4">
      <w:r>
        <w:t xml:space="preserve">Una vez el sistema esté entrenado, el desarrollador podrá migrar el algoritmo entrenado al </w:t>
      </w:r>
      <w:r w:rsidR="00E63238">
        <w:t xml:space="preserve">dron real, si este integra los mismos componentes que el framework (PX4 y ROS). La única modificación que deberá implementarse será </w:t>
      </w:r>
      <w:r w:rsidR="00961351">
        <w:t xml:space="preserve">el cambio implícito que supone pasar de un entorno de entrenamiento a un entorno de explotación: eliminar la repetición de episodios, y con ello el </w:t>
      </w:r>
      <w:r w:rsidR="00961351">
        <w:rPr>
          <w:i/>
        </w:rPr>
        <w:t>reseteo</w:t>
      </w:r>
      <w:r w:rsidR="00961351">
        <w:t xml:space="preserve"> de la simulación y el controlador, así como cambiar el objetivo simulado por el real.</w:t>
      </w:r>
    </w:p>
    <w:p w14:paraId="095FCFBF" w14:textId="77777777" w:rsidR="00834499" w:rsidRDefault="00834499" w:rsidP="003A74E4"/>
    <w:p w14:paraId="3BB18AE2" w14:textId="77777777" w:rsidR="00961351" w:rsidRDefault="00961351" w:rsidP="003A74E4">
      <w:r>
        <w:t>LÍNEAS FUTURAS</w:t>
      </w:r>
    </w:p>
    <w:p w14:paraId="2529D84B" w14:textId="77777777" w:rsidR="00DB7355" w:rsidRDefault="00DB7355" w:rsidP="003A74E4">
      <w:r>
        <w:t>Con una visión de mejora continua, existen dos líneas que sería interesante trabajar en el futuro:</w:t>
      </w:r>
    </w:p>
    <w:p w14:paraId="515B8711" w14:textId="77777777" w:rsidR="00DB7355" w:rsidRDefault="00DB7355" w:rsidP="003A74E4">
      <w:r>
        <w:t xml:space="preserve">La primera se basa en experimentar con el framework entrenando un dron con diferentes algoritmos de </w:t>
      </w:r>
      <w:r>
        <w:rPr>
          <w:i/>
        </w:rPr>
        <w:t>Reinforcement Learning</w:t>
      </w:r>
      <w:r>
        <w:t>, para posteriormente comparar los resultados y llevar el experimento a un dron real, comprobando así el gran potencial del trabajo.</w:t>
      </w:r>
    </w:p>
    <w:p w14:paraId="3F597E81" w14:textId="77777777" w:rsidR="00BF46CF" w:rsidRDefault="00DB7355" w:rsidP="008838FF">
      <w:r>
        <w:lastRenderedPageBreak/>
        <w:t xml:space="preserve">Por otra parte, el continuo avance de la tecnología hace imprescindible </w:t>
      </w:r>
      <w:r w:rsidR="00FE217E">
        <w:t>la compatibilización de este trabajo con las nuevas versiones de las herramientas empleadas, no solo para evitar que se quede obsoleto, sino para aprovechar las diferentes mejoras y cambios que se vayan publicando como oportunidades de mejorar el framework y adaptar</w:t>
      </w:r>
      <w:r w:rsidR="005035C8">
        <w:t>lo a las tecnologías punteras en</w:t>
      </w:r>
      <w:r w:rsidR="00FE217E">
        <w:t xml:space="preserve"> cada momento.</w:t>
      </w:r>
    </w:p>
    <w:p w14:paraId="6756E0D8" w14:textId="77777777" w:rsidR="00240519" w:rsidRDefault="00240519" w:rsidP="008838FF"/>
    <w:p w14:paraId="0AFCB156" w14:textId="77777777" w:rsidR="00213482" w:rsidRPr="002D79C7" w:rsidRDefault="00732DD2" w:rsidP="002D79C7">
      <w:pPr>
        <w:pStyle w:val="Ttulo2"/>
      </w:pPr>
      <w:r>
        <w:t>ANEXOS</w:t>
      </w:r>
    </w:p>
    <w:p w14:paraId="1B2BF52E" w14:textId="77777777" w:rsidR="00095651" w:rsidRPr="00095651" w:rsidRDefault="00732DD2" w:rsidP="00095651">
      <w:pPr>
        <w:pStyle w:val="Ttulo3"/>
      </w:pPr>
      <w:r>
        <w:t>ESTADO DEL ARTE</w:t>
      </w:r>
    </w:p>
    <w:p w14:paraId="00699D63" w14:textId="77777777" w:rsidR="00023AF9" w:rsidRDefault="00023AF9" w:rsidP="00023AF9">
      <w:r>
        <w:t>Desarrollar y experimentar con algoritmos para vehículos autónomos es un proceso muy complejo que requiere tiempo y muchas pruebas</w:t>
      </w:r>
      <w:r w:rsidR="00A707E8">
        <w:t xml:space="preserve"> que no siempre terminan</w:t>
      </w:r>
      <w:r>
        <w:t xml:space="preserve"> bien. Además, para desarrollar sistemas inteligentes a menudo es necesario recopilar una gran cantidad de datos de entrenamiento en diferentes condiciones y entornos. Realizar este proceso en el mundo real no es viable, por ello para llevarlo a cabo se utilizan entornos de simulación, sistemas informáticos que procuran imitar lo más fielmente posible el comportamiento que tendría el vehículo en un entorno real. Este tipo de software nos permite experimentar, analizar y entrenar a nuestros aparatos evitando los importantes inconvenientes que implican hacer lo propio en la realidad: accidentes, golpes, costosas roturas, desajustes, etc.</w:t>
      </w:r>
    </w:p>
    <w:p w14:paraId="6EC790DD" w14:textId="4D65C08D" w:rsidR="005C2847" w:rsidRDefault="005C2847" w:rsidP="00023AF9">
      <w:r>
        <w:t xml:space="preserve">Cabe destacar que no solo el entorno de simulación es importante, sino también su compatibilidad e integración con otras tecnologías tales como los </w:t>
      </w:r>
      <w:r w:rsidRPr="00ED587B">
        <w:rPr>
          <w:b/>
        </w:rPr>
        <w:t>controladores de vuelo</w:t>
      </w:r>
      <w:r>
        <w:t>, que son dispositivos encargados</w:t>
      </w:r>
      <w:r w:rsidR="00ED587B">
        <w:t xml:space="preserve"> de controlar los diferentes componentes del vehículo</w:t>
      </w:r>
      <w:ins w:id="47" w:author="Felipe Gil Castiñeira" w:date="2018-11-11T18:00:00Z">
        <w:r w:rsidR="008F64FC">
          <w:t xml:space="preserve"> (toman información de los sensores, y en función del estado del vehículo actúan sobre los motores para mantener el sistema en vuelo)</w:t>
        </w:r>
      </w:ins>
      <w:r w:rsidR="00ED587B">
        <w:t xml:space="preserve">; los </w:t>
      </w:r>
      <w:r w:rsidR="00ED587B" w:rsidRPr="00ED587B">
        <w:rPr>
          <w:b/>
        </w:rPr>
        <w:t>protocolos de comunicación</w:t>
      </w:r>
      <w:r w:rsidR="00ED587B">
        <w:t xml:space="preserve"> para interconectar el simulador y el controlador, así como también otros componentes; o los </w:t>
      </w:r>
      <w:r w:rsidR="00ED587B" w:rsidRPr="00ED587B">
        <w:rPr>
          <w:b/>
        </w:rPr>
        <w:t>frameworks de programación</w:t>
      </w:r>
      <w:r w:rsidR="00ED587B">
        <w:t xml:space="preserve"> para desarrollar el software que definirá el comportamiento del dron.</w:t>
      </w:r>
    </w:p>
    <w:p w14:paraId="790D6D70" w14:textId="77777777" w:rsidR="000A523F" w:rsidRDefault="00ED587B" w:rsidP="00023AF9">
      <w:r>
        <w:t xml:space="preserve">Debido a que el interés de este trabajo reside en encontrar un sistema que agrupe todas estas tecnologías para facilitar </w:t>
      </w:r>
      <w:r w:rsidRPr="00A918B8">
        <w:t>la implementación de</w:t>
      </w:r>
      <w:r w:rsidR="00A918B8" w:rsidRPr="00A918B8">
        <w:t xml:space="preserve"> sistemas de vuelo autónomo</w:t>
      </w:r>
      <w:r w:rsidR="00B80DE1">
        <w:t>, es esencial hacer un análisis del estado del arte al respecto:</w:t>
      </w:r>
    </w:p>
    <w:p w14:paraId="132C535B" w14:textId="357CB38C" w:rsidR="00023AF9" w:rsidRPr="00727245" w:rsidRDefault="000A01CF" w:rsidP="00023AF9">
      <w:pPr>
        <w:rPr>
          <w:i/>
        </w:rPr>
      </w:pPr>
      <w:r>
        <w:rPr>
          <w:i/>
        </w:rPr>
        <w:t xml:space="preserve">**** </w:t>
      </w:r>
      <w:r w:rsidR="00023AF9" w:rsidRPr="00727245">
        <w:rPr>
          <w:i/>
        </w:rPr>
        <w:t xml:space="preserve">Datos comparativos entre simuladores sacados del paper de AirSim </w:t>
      </w:r>
      <w:r w:rsidR="00023AF9" w:rsidRPr="00727245">
        <w:rPr>
          <w:b/>
          <w:i/>
        </w:rPr>
        <w:t>[</w:t>
      </w:r>
      <w:ins w:id="48" w:author="Felipe Gil Castiñeira" w:date="2018-11-11T18:01:00Z">
        <w:r w:rsidR="008F64FC">
          <w:rPr>
            <w:b/>
            <w:i/>
          </w:rPr>
          <w:t xml:space="preserve">Poñer referencia en bibliografía </w:t>
        </w:r>
      </w:ins>
      <w:r w:rsidR="00023AF9">
        <w:rPr>
          <w:b/>
          <w:i/>
        </w:rPr>
        <w:t xml:space="preserve"> </w:t>
      </w:r>
      <w:hyperlink r:id="rId23" w:history="1">
        <w:r w:rsidR="00023AF9" w:rsidRPr="00E164ED">
          <w:rPr>
            <w:rStyle w:val="Hipervnculo"/>
          </w:rPr>
          <w:t>https://www.microsoft.com/en-us/research/wp-content/uploads/2017/07/1705.05065.pdf</w:t>
        </w:r>
      </w:hyperlink>
      <w:r w:rsidR="00023AF9">
        <w:t xml:space="preserve"> </w:t>
      </w:r>
      <w:r w:rsidR="00023AF9" w:rsidRPr="00727245">
        <w:rPr>
          <w:b/>
          <w:i/>
        </w:rPr>
        <w:t>]</w:t>
      </w:r>
    </w:p>
    <w:p w14:paraId="268692AA" w14:textId="085467AB" w:rsidR="00023AF9" w:rsidRDefault="00942DFB" w:rsidP="00023AF9">
      <w:r>
        <w:t>A día de hoy existe una gran</w:t>
      </w:r>
      <w:r w:rsidR="00023AF9">
        <w:t xml:space="preserve"> variedad de entornos de simulación para drones, </w:t>
      </w:r>
      <w:r w:rsidR="00B80DE1">
        <w:t xml:space="preserve">y </w:t>
      </w:r>
      <w:r w:rsidR="00023AF9">
        <w:t xml:space="preserve">entre ellos, uno de los más utilizados es </w:t>
      </w:r>
      <w:r w:rsidR="00023AF9" w:rsidRPr="00A918B8">
        <w:rPr>
          <w:b/>
        </w:rPr>
        <w:t>Gazebo</w:t>
      </w:r>
      <w:r w:rsidR="00B80DE1">
        <w:t>.</w:t>
      </w:r>
      <w:r w:rsidR="000A01CF">
        <w:t xml:space="preserve"> [ </w:t>
      </w:r>
      <w:ins w:id="49" w:author="Felipe Gil Castiñeira" w:date="2018-11-11T18:01:00Z">
        <w:r w:rsidR="008F64FC">
          <w:t xml:space="preserve">Referencia en apartado de bibliografía </w:t>
        </w:r>
      </w:ins>
      <w:hyperlink r:id="rId24" w:anchor="WhatisGazebo?" w:history="1">
        <w:r w:rsidR="000A01CF" w:rsidRPr="00710379">
          <w:rPr>
            <w:rStyle w:val="Hipervnculo"/>
          </w:rPr>
          <w:t>http://gazebosim.org/tutorials?tut=guided_b1&amp;cat=#WhatisGazebo?</w:t>
        </w:r>
      </w:hyperlink>
      <w:r w:rsidR="000A01CF">
        <w:t xml:space="preserve"> ] </w:t>
      </w:r>
      <w:r w:rsidR="00B80DE1">
        <w:t>U</w:t>
      </w:r>
      <w:r w:rsidR="00023AF9">
        <w:t>n simulador de código abierto para todo tipo de robots, capaz de simular ambientes interiores y exteriores complejos con alto grado de fidelidad. Provee una amplia biblioteca de robots y entornos, gran cantidad de sensores</w:t>
      </w:r>
      <w:r w:rsidR="000A01CF">
        <w:t>,</w:t>
      </w:r>
      <w:r w:rsidR="00023AF9">
        <w:t xml:space="preserve"> y plugins para integrar</w:t>
      </w:r>
      <w:r w:rsidR="00B80DE1">
        <w:t xml:space="preserve"> muchas</w:t>
      </w:r>
      <w:r w:rsidR="00023AF9">
        <w:t xml:space="preserve"> otras tecnologías</w:t>
      </w:r>
      <w:r w:rsidR="00B80DE1">
        <w:t>, tales como controladores de vuelo, frameworks de programación, sistemas de entrenamiento, etc</w:t>
      </w:r>
      <w:r w:rsidR="000A523F">
        <w:t>. Algunas</w:t>
      </w:r>
      <w:r w:rsidR="00023AF9">
        <w:t xml:space="preserve"> de las grandes ventajas que tiene utilizar Gazebo </w:t>
      </w:r>
      <w:r w:rsidR="000A523F">
        <w:t xml:space="preserve">son </w:t>
      </w:r>
      <w:r w:rsidR="00023AF9">
        <w:t>la amplia comunidad de usuarios que participan activamente</w:t>
      </w:r>
      <w:r w:rsidR="00B80DE1">
        <w:t xml:space="preserve"> generando conocimiento</w:t>
      </w:r>
      <w:r w:rsidR="00023AF9">
        <w:t xml:space="preserve"> y la gran cantidad de documentos académicos basados en la experimentación con este simulador.</w:t>
      </w:r>
    </w:p>
    <w:p w14:paraId="13B55DF9" w14:textId="77777777" w:rsidR="00023AF9" w:rsidRDefault="00B80DE1" w:rsidP="00023AF9">
      <w:r>
        <w:t>La</w:t>
      </w:r>
      <w:r w:rsidR="00023AF9">
        <w:t xml:space="preserve"> principa</w:t>
      </w:r>
      <w:r>
        <w:t>l desventaja</w:t>
      </w:r>
      <w:r w:rsidR="00023AF9">
        <w:t xml:space="preserve"> de Gazebo </w:t>
      </w:r>
      <w:r>
        <w:t xml:space="preserve">es su falta de realismo en la simulación, debido a </w:t>
      </w:r>
      <w:r w:rsidR="00023AF9">
        <w:t xml:space="preserve">su orientación a robots genéricos y </w:t>
      </w:r>
      <w:r>
        <w:t xml:space="preserve">a </w:t>
      </w:r>
      <w:r w:rsidR="00023AF9">
        <w:t xml:space="preserve">la complejidad </w:t>
      </w:r>
      <w:r>
        <w:t>que implica</w:t>
      </w:r>
      <w:r w:rsidR="00023AF9">
        <w:t xml:space="preserve"> crear entornos realistas a gran escala y con gran cantidad de detalles que simulen mejor el mundo real.</w:t>
      </w:r>
    </w:p>
    <w:p w14:paraId="2FE2E79C" w14:textId="77777777" w:rsidR="00023AF9" w:rsidRDefault="00023AF9" w:rsidP="00023AF9">
      <w:r>
        <w:lastRenderedPageBreak/>
        <w:t>Una alternativa que pretende solventar</w:t>
      </w:r>
      <w:r w:rsidR="000A01CF">
        <w:t xml:space="preserve"> la falta de realismo es </w:t>
      </w:r>
      <w:r w:rsidR="000A01CF" w:rsidRPr="00A918B8">
        <w:rPr>
          <w:b/>
        </w:rPr>
        <w:t>Hector</w:t>
      </w:r>
      <w:r w:rsidR="000A01CF">
        <w:t xml:space="preserve"> [ </w:t>
      </w:r>
      <w:hyperlink r:id="rId25" w:history="1">
        <w:r w:rsidRPr="00710379">
          <w:rPr>
            <w:rStyle w:val="Hipervnculo"/>
          </w:rPr>
          <w:t>https://pdfs.semanticscholar.org/3e</w:t>
        </w:r>
        <w:r w:rsidRPr="00710379">
          <w:rPr>
            <w:rStyle w:val="Hipervnculo"/>
          </w:rPr>
          <w:t>d</w:t>
        </w:r>
        <w:r w:rsidRPr="00710379">
          <w:rPr>
            <w:rStyle w:val="Hipervnculo"/>
          </w:rPr>
          <w:t>3/948827e0949770e8583b51bd0fedf4fd73fe.pdf</w:t>
        </w:r>
      </w:hyperlink>
      <w:r>
        <w:t xml:space="preserve">], un trabajo </w:t>
      </w:r>
      <w:r w:rsidR="00B80DE1">
        <w:t>orientado específicamente a cuadricópteros, y que integra el simu</w:t>
      </w:r>
      <w:r w:rsidR="00AB6A70">
        <w:t>lador Gazebo junto al framework</w:t>
      </w:r>
      <w:r w:rsidR="00B80DE1">
        <w:t xml:space="preserve"> robótico </w:t>
      </w:r>
      <w:r>
        <w:t>ROS [</w:t>
      </w:r>
      <w:r w:rsidR="000A01CF">
        <w:t xml:space="preserve"> Ref al anexo de ROS </w:t>
      </w:r>
      <w:r>
        <w:t>]</w:t>
      </w:r>
      <w:r w:rsidR="000A523F">
        <w:t xml:space="preserve"> </w:t>
      </w:r>
      <w:r>
        <w:t xml:space="preserve">. Lo que ofrece Hector [ </w:t>
      </w:r>
      <w:hyperlink r:id="rId26" w:history="1">
        <w:r w:rsidRPr="00710379">
          <w:rPr>
            <w:rStyle w:val="Hipervnculo"/>
          </w:rPr>
          <w:t>http://wiki.ros.org/hector_quadrotor</w:t>
        </w:r>
      </w:hyperlink>
      <w:r>
        <w:rPr>
          <w:rStyle w:val="ReferenciasCar"/>
        </w:rPr>
        <w:t xml:space="preserve"> </w:t>
      </w:r>
      <w:r>
        <w:t>] es una simulación más realista de</w:t>
      </w:r>
      <w:r w:rsidR="00B80DE1">
        <w:t xml:space="preserve"> la física del vuelo y el comportamiento</w:t>
      </w:r>
      <w:r>
        <w:t xml:space="preserve"> del aparato, pero por el contrario carece de soporte para</w:t>
      </w:r>
      <w:r w:rsidR="00B80DE1">
        <w:t xml:space="preserve"> la integración de controladores de vuelo como PX4</w:t>
      </w:r>
      <w:r>
        <w:t xml:space="preserve"> y protocolos de comuni</w:t>
      </w:r>
      <w:r w:rsidR="00942DFB">
        <w:t>cación estándar</w:t>
      </w:r>
      <w:r w:rsidR="00A918B8">
        <w:t xml:space="preserve"> como </w:t>
      </w:r>
      <w:r w:rsidR="008B2F44">
        <w:t>MAVLink</w:t>
      </w:r>
      <w:r w:rsidR="00A918B8" w:rsidRPr="00A918B8">
        <w:t xml:space="preserve"> </w:t>
      </w:r>
      <w:r w:rsidR="00A918B8">
        <w:t xml:space="preserve">[ </w:t>
      </w:r>
      <w:hyperlink r:id="rId27" w:history="1">
        <w:r w:rsidR="00A918B8" w:rsidRPr="008A40B5">
          <w:rPr>
            <w:rStyle w:val="Hipervnculo"/>
          </w:rPr>
          <w:t>https://</w:t>
        </w:r>
        <w:r w:rsidR="008B2F44">
          <w:rPr>
            <w:rStyle w:val="Hipervnculo"/>
          </w:rPr>
          <w:t>MAVLink</w:t>
        </w:r>
        <w:r w:rsidR="00A918B8" w:rsidRPr="008A40B5">
          <w:rPr>
            <w:rStyle w:val="Hipervnculo"/>
          </w:rPr>
          <w:t>.io/en/</w:t>
        </w:r>
      </w:hyperlink>
      <w:r w:rsidR="00A918B8">
        <w:t xml:space="preserve"> ]</w:t>
      </w:r>
      <w:r>
        <w:t>.</w:t>
      </w:r>
    </w:p>
    <w:p w14:paraId="2EDC1075" w14:textId="77777777" w:rsidR="00023AF9" w:rsidRDefault="000A01CF" w:rsidP="00023AF9">
      <w:r>
        <w:t xml:space="preserve">De forma similar, </w:t>
      </w:r>
      <w:r w:rsidRPr="00A918B8">
        <w:rPr>
          <w:b/>
        </w:rPr>
        <w:t>RotorS</w:t>
      </w:r>
      <w:r>
        <w:t xml:space="preserve"> [</w:t>
      </w:r>
      <w:r w:rsidR="00023AF9">
        <w:rPr>
          <w:rStyle w:val="ReferenciasCar"/>
        </w:rPr>
        <w:t xml:space="preserve"> </w:t>
      </w:r>
      <w:hyperlink r:id="rId28" w:history="1">
        <w:r w:rsidR="00023AF9" w:rsidRPr="00710379">
          <w:rPr>
            <w:rStyle w:val="Hipervnculo"/>
          </w:rPr>
          <w:t>https://link.springer.com/chapter/10.1007/978-3-319-26054-9_23</w:t>
        </w:r>
      </w:hyperlink>
      <w:r w:rsidR="00023AF9">
        <w:rPr>
          <w:rStyle w:val="ReferenciasCar"/>
        </w:rPr>
        <w:t xml:space="preserve"> </w:t>
      </w:r>
      <w:r w:rsidR="00023AF9">
        <w:t>] es un framework modular de simulación que permite diseñar drones y desarrollar algoritmos para controlar su comportamiento y estimar su estado de forma más precisa. Al igual qu</w:t>
      </w:r>
      <w:r>
        <w:t>e en el caso anterior, RotorS [</w:t>
      </w:r>
      <w:r w:rsidR="00023AF9">
        <w:t xml:space="preserve"> </w:t>
      </w:r>
      <w:hyperlink r:id="rId29" w:history="1">
        <w:r w:rsidR="00023AF9" w:rsidRPr="00710379">
          <w:rPr>
            <w:rStyle w:val="Hipervnculo"/>
          </w:rPr>
          <w:t>http://wiki.ros.org/rotors_simulator</w:t>
        </w:r>
      </w:hyperlink>
      <w:r w:rsidR="00023AF9">
        <w:rPr>
          <w:rStyle w:val="ReferenciasCar"/>
        </w:rPr>
        <w:t xml:space="preserve"> </w:t>
      </w:r>
      <w:r w:rsidR="00303D0A">
        <w:t>]  se basa en ROS y Gazebo</w:t>
      </w:r>
      <w:r w:rsidR="00023AF9">
        <w:t>, pero en este caso sí se s</w:t>
      </w:r>
      <w:r w:rsidR="005110F8">
        <w:t>oporta la integración de controladores de vuelo.</w:t>
      </w:r>
    </w:p>
    <w:p w14:paraId="4B70289A" w14:textId="77777777" w:rsidR="00023AF9" w:rsidRDefault="00303D0A" w:rsidP="00023AF9">
      <w:r>
        <w:t>Garantizando la compatibilidad de controladores de vuelo y alejándose</w:t>
      </w:r>
      <w:r w:rsidR="00023AF9" w:rsidRPr="00526320">
        <w:t xml:space="preserve"> de</w:t>
      </w:r>
      <w:r>
        <w:t xml:space="preserve"> la simulación de</w:t>
      </w:r>
      <w:r w:rsidR="00023AF9" w:rsidRPr="00526320">
        <w:t xml:space="preserve"> Gazebo</w:t>
      </w:r>
      <w:r>
        <w:t>,</w:t>
      </w:r>
      <w:r w:rsidR="00023AF9" w:rsidRPr="00526320">
        <w:t xml:space="preserve"> existe</w:t>
      </w:r>
      <w:r>
        <w:t xml:space="preserve"> otro software llamado</w:t>
      </w:r>
      <w:r w:rsidR="00023AF9" w:rsidRPr="00526320">
        <w:t xml:space="preserve"> </w:t>
      </w:r>
      <w:r w:rsidR="000A01CF" w:rsidRPr="00A918B8">
        <w:rPr>
          <w:b/>
        </w:rPr>
        <w:t>jMAVSim</w:t>
      </w:r>
      <w:r w:rsidR="000A01CF">
        <w:t xml:space="preserve"> [</w:t>
      </w:r>
      <w:r w:rsidR="00023AF9">
        <w:t xml:space="preserve"> </w:t>
      </w:r>
      <w:hyperlink r:id="rId30" w:history="1">
        <w:r w:rsidR="00023AF9" w:rsidRPr="00710379">
          <w:rPr>
            <w:rStyle w:val="Hipervnculo"/>
          </w:rPr>
          <w:t>https://pixhawk.org/dev/hil/jmavsim</w:t>
        </w:r>
      </w:hyperlink>
      <w:r w:rsidR="00023AF9">
        <w:t xml:space="preserve"> ], un</w:t>
      </w:r>
      <w:r>
        <w:t xml:space="preserve"> extremadamente</w:t>
      </w:r>
      <w:r w:rsidR="00023AF9">
        <w:t xml:space="preserve"> sencillo entorno de simulación diseñado</w:t>
      </w:r>
      <w:r w:rsidR="005110F8">
        <w:t xml:space="preserve"> en el contexto del proyecto Pixhawk [ </w:t>
      </w:r>
      <w:hyperlink r:id="rId31" w:history="1">
        <w:r w:rsidR="005110F8" w:rsidRPr="006A00A1">
          <w:rPr>
            <w:rStyle w:val="Hipervnculo"/>
          </w:rPr>
          <w:t>http://pixhawk.org/</w:t>
        </w:r>
      </w:hyperlink>
      <w:r w:rsidR="005110F8">
        <w:t xml:space="preserve"> ]</w:t>
      </w:r>
      <w:r w:rsidR="00023AF9">
        <w:t xml:space="preserve"> con el objetivo de experimentar con el firmware de la</w:t>
      </w:r>
      <w:r w:rsidR="005110F8">
        <w:t xml:space="preserve"> plataforma del propio proyecto</w:t>
      </w:r>
      <w:r w:rsidR="00023AF9">
        <w:t>. Se trata de un en</w:t>
      </w:r>
      <w:r>
        <w:t>torno muy ligero y fácil de utilizar</w:t>
      </w:r>
      <w:r w:rsidR="00023AF9">
        <w:t xml:space="preserve"> que consta de un motor de renderizado muy simple, imposibilitando la generación de objetos en la escena.</w:t>
      </w:r>
      <w:r w:rsidR="005110F8">
        <w:t xml:space="preserve"> Además no aporta ningún tipo de integración con otras tecnologías.</w:t>
      </w:r>
    </w:p>
    <w:p w14:paraId="28D27C74" w14:textId="77777777" w:rsidR="00363B47" w:rsidRDefault="00363B47" w:rsidP="00023AF9">
      <w:r>
        <w:t>Otro grupo de entornos de simulación es aquel basado en el potente motor de vide</w:t>
      </w:r>
      <w:r w:rsidR="000A01CF">
        <w:t>ojuegos creado por Epic Games [</w:t>
      </w:r>
      <w:r>
        <w:t xml:space="preserve"> </w:t>
      </w:r>
      <w:hyperlink r:id="rId32" w:history="1">
        <w:r w:rsidRPr="006A00A1">
          <w:rPr>
            <w:rStyle w:val="Hipervnculo"/>
          </w:rPr>
          <w:t>https://www.epicgames.com/site/es-ES/home</w:t>
        </w:r>
      </w:hyperlink>
      <w:r>
        <w:t xml:space="preserve"> ], el Unreal Engine</w:t>
      </w:r>
      <w:r w:rsidR="00E0459D" w:rsidRPr="00E0459D">
        <w:t xml:space="preserve"> </w:t>
      </w:r>
      <w:r w:rsidR="00E0459D">
        <w:t xml:space="preserve">[ </w:t>
      </w:r>
      <w:hyperlink r:id="rId33" w:history="1">
        <w:r w:rsidR="00E0459D" w:rsidRPr="00E164ED">
          <w:rPr>
            <w:rStyle w:val="Hipervnculo"/>
          </w:rPr>
          <w:t>https://www.unrealengine.com/en-US/what-is-unreal-engine-4</w:t>
        </w:r>
      </w:hyperlink>
      <w:r w:rsidR="00E0459D">
        <w:t xml:space="preserve"> ]</w:t>
      </w:r>
      <w:r>
        <w:t>. Este grupo de frameworks se caracteriza por el alto grado de realismo tanto en gráficos como en física de comportamiento de los vehículos, debido a las avanzadas tecnologías desarrolladas por su creador. Notables ejemplos de este grupo son Sim4CV, DroneSimLab y Microsoft AirSim.</w:t>
      </w:r>
    </w:p>
    <w:p w14:paraId="2DFD462F" w14:textId="77777777" w:rsidR="00363B47" w:rsidRDefault="00363B47" w:rsidP="00363B47">
      <w:r>
        <w:t xml:space="preserve">El primero de ellos, </w:t>
      </w:r>
      <w:r w:rsidRPr="00A918B8">
        <w:rPr>
          <w:b/>
        </w:rPr>
        <w:t>Sim4CV</w:t>
      </w:r>
      <w:r>
        <w:t xml:space="preserve"> [ </w:t>
      </w:r>
      <w:hyperlink r:id="rId34" w:history="1">
        <w:r w:rsidRPr="006A00A1">
          <w:rPr>
            <w:rStyle w:val="Hipervnculo"/>
          </w:rPr>
          <w:t>https://sim4c</w:t>
        </w:r>
        <w:r w:rsidRPr="006A00A1">
          <w:rPr>
            <w:rStyle w:val="Hipervnculo"/>
          </w:rPr>
          <w:t>v</w:t>
        </w:r>
        <w:r w:rsidRPr="006A00A1">
          <w:rPr>
            <w:rStyle w:val="Hipervnculo"/>
          </w:rPr>
          <w:t>.org</w:t>
        </w:r>
      </w:hyperlink>
      <w:r>
        <w:t xml:space="preserve"> ] [ </w:t>
      </w:r>
      <w:hyperlink r:id="rId35" w:history="1">
        <w:r w:rsidRPr="00E164ED">
          <w:rPr>
            <w:rStyle w:val="Hipervnculo"/>
          </w:rPr>
          <w:t>https://arxiv.org/pdf/1708.05869.pdf</w:t>
        </w:r>
      </w:hyperlink>
      <w:r>
        <w:t xml:space="preserve"> ] [ </w:t>
      </w:r>
      <w:hyperlink r:id="rId36" w:history="1">
        <w:r w:rsidRPr="006A00A1">
          <w:rPr>
            <w:rStyle w:val="Hipervnculo"/>
          </w:rPr>
          <w:t>https://www.youtube.com/watch?v=SqAxzsQ7qUU</w:t>
        </w:r>
      </w:hyperlink>
      <w:r>
        <w:t xml:space="preserve"> ], se presenta como un simulador fotorrealista orientado claramente a la experimentación en campos muy avanzados de la visión artificial. Gracias al potente motor gráfico, consigue alcanzar un alto nivel de realismo en la física de los vehículos. Como desventaja está su limitación para integrar tecnologías externas al propio </w:t>
      </w:r>
      <w:r w:rsidR="007E7523">
        <w:t>framework</w:t>
      </w:r>
      <w:r>
        <w:t>.</w:t>
      </w:r>
    </w:p>
    <w:p w14:paraId="687A3CF5" w14:textId="77777777" w:rsidR="00363B47" w:rsidRDefault="00363B47" w:rsidP="00363B47">
      <w:r>
        <w:t xml:space="preserve">En contraste con el anterior, </w:t>
      </w:r>
      <w:r w:rsidRPr="00A918B8">
        <w:rPr>
          <w:b/>
        </w:rPr>
        <w:t>DroneSimLab</w:t>
      </w:r>
      <w:r>
        <w:t xml:space="preserve"> [ </w:t>
      </w:r>
      <w:hyperlink r:id="rId37" w:history="1">
        <w:r w:rsidRPr="006A00A1">
          <w:rPr>
            <w:rStyle w:val="Hipervnculo"/>
          </w:rPr>
          <w:t>https://arxiv.org/abs/1708.01938</w:t>
        </w:r>
      </w:hyperlink>
      <w:r>
        <w:t xml:space="preserve"> ][ </w:t>
      </w:r>
      <w:hyperlink r:id="rId38" w:history="1">
        <w:r w:rsidRPr="006A00A1">
          <w:rPr>
            <w:rStyle w:val="Hipervnculo"/>
          </w:rPr>
          <w:t>https://github.com/orig74/Dro</w:t>
        </w:r>
        <w:r w:rsidRPr="006A00A1">
          <w:rPr>
            <w:rStyle w:val="Hipervnculo"/>
          </w:rPr>
          <w:t>n</w:t>
        </w:r>
        <w:r w:rsidRPr="006A00A1">
          <w:rPr>
            <w:rStyle w:val="Hipervnculo"/>
          </w:rPr>
          <w:t>eSimLab</w:t>
        </w:r>
      </w:hyperlink>
      <w:r>
        <w:t xml:space="preserve"> ] es un </w:t>
      </w:r>
      <w:r w:rsidR="007E7523">
        <w:t>framework</w:t>
      </w:r>
      <w:r>
        <w:t xml:space="preserve"> con </w:t>
      </w:r>
      <w:r w:rsidR="000163E5">
        <w:t>énfasis en la modularidad y la flexibilidad</w:t>
      </w:r>
      <w:r>
        <w:t xml:space="preserve">. Tanto es así, que no solo integra varios controladores de vuelo y motores de </w:t>
      </w:r>
      <w:r w:rsidR="000163E5">
        <w:t>simulación de sensores</w:t>
      </w:r>
      <w:r>
        <w:t>, además del motor gráfico</w:t>
      </w:r>
      <w:r w:rsidR="000163E5">
        <w:t xml:space="preserve"> aportado por</w:t>
      </w:r>
      <w:r>
        <w:t xml:space="preserve"> Unreal, sino que facilita </w:t>
      </w:r>
      <w:r w:rsidR="000163E5">
        <w:t xml:space="preserve">la integración de otros muchos componentes mediante el uso de contenedores. Este conjunto de herramientas tiene una orientación genérica, permitiendo experimentar en visión artificial, vehículos autónomos y otros muchos campos para gran cantidad de vehículos. Claramente, este </w:t>
      </w:r>
      <w:r w:rsidR="007E7523">
        <w:t>framework</w:t>
      </w:r>
      <w:r w:rsidR="000163E5">
        <w:t xml:space="preserve"> es la alternativa más cercana e interesante al objetivo del presente trabajo.</w:t>
      </w:r>
    </w:p>
    <w:p w14:paraId="34817293" w14:textId="77777777" w:rsidR="00023AF9" w:rsidRDefault="00023AF9" w:rsidP="00023AF9">
      <w:r w:rsidRPr="00A918B8">
        <w:rPr>
          <w:b/>
        </w:rPr>
        <w:t>Microsoft AirSim</w:t>
      </w:r>
      <w:r>
        <w:t xml:space="preserve"> [ </w:t>
      </w:r>
      <w:hyperlink r:id="rId39" w:history="1">
        <w:r w:rsidRPr="00E164ED">
          <w:rPr>
            <w:rStyle w:val="Hipervnculo"/>
          </w:rPr>
          <w:t>https://www.microsoft.com/en-us/research/wp-content/uploads/2017/07/1705.05065.pdf</w:t>
        </w:r>
      </w:hyperlink>
      <w:r>
        <w:t xml:space="preserve"> ] forma parte del proyecto </w:t>
      </w:r>
      <w:r w:rsidRPr="00CB66D2">
        <w:rPr>
          <w:i/>
        </w:rPr>
        <w:t>Aerial Informatics and Robotics Platform</w:t>
      </w:r>
      <w:r w:rsidR="00AA717B">
        <w:t xml:space="preserve"> [</w:t>
      </w:r>
      <w:r>
        <w:t xml:space="preserve"> </w:t>
      </w:r>
      <w:hyperlink r:id="rId40" w:history="1">
        <w:r w:rsidRPr="00E164ED">
          <w:rPr>
            <w:rStyle w:val="Hipervnculo"/>
          </w:rPr>
          <w:t>https://www.microsoft.com/en-us/research/project/aerial-informatics-robotics-platform/</w:t>
        </w:r>
      </w:hyperlink>
      <w:r>
        <w:t xml:space="preserve"> ] desarrollado por Microsoft, y consiste en un entorno de simulación basado en el motor Unreal</w:t>
      </w:r>
      <w:r w:rsidR="00E0459D">
        <w:t xml:space="preserve"> Engine</w:t>
      </w:r>
      <w:r>
        <w:t xml:space="preserve"> y</w:t>
      </w:r>
      <w:r w:rsidR="005110F8">
        <w:t xml:space="preserve"> en</w:t>
      </w:r>
      <w:r>
        <w:t xml:space="preserve"> un conjunto de herramientas para el desarrollo de </w:t>
      </w:r>
      <w:r>
        <w:lastRenderedPageBreak/>
        <w:t>sistemas autónomos. Se trata de una plataforma que cuenta con las tecnologías más avanzadas de simulación en cuanto a física de los vehículos y</w:t>
      </w:r>
      <w:r w:rsidR="00E962DD">
        <w:t xml:space="preserve"> visualización del entorno, reduciendo</w:t>
      </w:r>
      <w:r>
        <w:t xml:space="preserve"> al máximo la diferencia entre realidad y simulación,</w:t>
      </w:r>
      <w:r w:rsidR="00AA717B">
        <w:t xml:space="preserve"> y </w:t>
      </w:r>
      <w:r>
        <w:t>ayudando así a crear sistemas autónomos más avanzados, seguros y eficaces.</w:t>
      </w:r>
    </w:p>
    <w:p w14:paraId="651536A2" w14:textId="77777777" w:rsidR="00952A68" w:rsidRDefault="00952A68" w:rsidP="00023AF9">
      <w:r>
        <w:t xml:space="preserve">AirSim es un </w:t>
      </w:r>
      <w:r w:rsidR="007E7523">
        <w:t>framework</w:t>
      </w:r>
      <w:r>
        <w:t xml:space="preserve"> de código abierto en continuo desarrollo que pretende convertirse en una plataforma modular, altamente compatible y tecnológicamente avanzada para contribuír al desarrollo e investigación en vehículos autónomos, con la intención de </w:t>
      </w:r>
      <w:r w:rsidR="00A12E7A">
        <w:t>crear “una comunidad de desarrolladores que impulse el estado del arte en</w:t>
      </w:r>
      <w:r>
        <w:t xml:space="preserve"> este campo</w:t>
      </w:r>
      <w:r w:rsidR="00A12E7A">
        <w:t>”</w:t>
      </w:r>
      <w:r>
        <w:t>.</w:t>
      </w:r>
      <w:r w:rsidR="00A12E7A">
        <w:t xml:space="preserve"> [Cita al paper de airsim, ultimas 2 lineas antes de Related Work]</w:t>
      </w:r>
    </w:p>
    <w:p w14:paraId="79DDDEC2" w14:textId="77777777" w:rsidR="00023AF9" w:rsidRPr="005D0316" w:rsidRDefault="00023AF9" w:rsidP="00023AF9">
      <w:r>
        <w:t xml:space="preserve">La reciente novedad de AirSim y su apuesta por la muy alta fidelidad de la simulación, además de la </w:t>
      </w:r>
      <w:r w:rsidR="00952A68">
        <w:t xml:space="preserve">creciente </w:t>
      </w:r>
      <w:r>
        <w:t xml:space="preserve">presencia de trabajos realizados con esta plataforma y el prestigio de la propia compañía, han sido los factores </w:t>
      </w:r>
      <w:r w:rsidR="00952A68">
        <w:t>impulsores de la elección de</w:t>
      </w:r>
      <w:r>
        <w:t xml:space="preserve"> este entorno de simulación para realizar este trabajo de fin de grado.</w:t>
      </w:r>
    </w:p>
    <w:p w14:paraId="4FB7A69F" w14:textId="77777777" w:rsidR="00023AF9" w:rsidRDefault="00023AF9" w:rsidP="00023AF9">
      <w:r>
        <w:t>Existen muchos más entornos de simulación, pero la mayoría están orientados a robot</w:t>
      </w:r>
      <w:r w:rsidR="00AA717B">
        <w:t xml:space="preserve">s de tipo genérico (como </w:t>
      </w:r>
      <w:r w:rsidR="00AA717B" w:rsidRPr="00A918B8">
        <w:rPr>
          <w:b/>
        </w:rPr>
        <w:t>ARGoS</w:t>
      </w:r>
      <w:r w:rsidR="00AA717B">
        <w:t xml:space="preserve"> [</w:t>
      </w:r>
      <w:r>
        <w:t xml:space="preserve"> </w:t>
      </w:r>
      <w:hyperlink r:id="rId41" w:history="1">
        <w:r w:rsidRPr="00710379">
          <w:rPr>
            <w:rStyle w:val="Hipervnculo"/>
          </w:rPr>
          <w:t>http://www.argos-sim.info/index.php</w:t>
        </w:r>
      </w:hyperlink>
      <w:r>
        <w:t xml:space="preserve"> ] o </w:t>
      </w:r>
      <w:r w:rsidRPr="00A918B8">
        <w:rPr>
          <w:b/>
        </w:rPr>
        <w:t>V-REP</w:t>
      </w:r>
      <w:r>
        <w:t xml:space="preserve"> [ </w:t>
      </w:r>
      <w:hyperlink r:id="rId42" w:history="1">
        <w:r w:rsidRPr="00710379">
          <w:rPr>
            <w:rStyle w:val="Hipervnculo"/>
          </w:rPr>
          <w:t>http://www.coppeliarobotics.com/index.html</w:t>
        </w:r>
      </w:hyperlink>
      <w:r>
        <w:t xml:space="preserve"> ]), por lo que no incorporan una simulación realista del comportamiento de un dron</w:t>
      </w:r>
      <w:r w:rsidR="00952A68">
        <w:t xml:space="preserve"> ni soportan compatibilidad con la mayoría de tecnologías necesarias</w:t>
      </w:r>
      <w:r>
        <w:t>, o bien</w:t>
      </w:r>
      <w:r w:rsidRPr="00FA5696">
        <w:t xml:space="preserve"> </w:t>
      </w:r>
      <w:r>
        <w:t xml:space="preserve">no son de código abierto (como </w:t>
      </w:r>
      <w:r w:rsidRPr="00A918B8">
        <w:rPr>
          <w:b/>
        </w:rPr>
        <w:t>XPLANE</w:t>
      </w:r>
      <w:r>
        <w:t xml:space="preserve"> [ </w:t>
      </w:r>
      <w:hyperlink r:id="rId43" w:history="1">
        <w:r w:rsidRPr="00710379">
          <w:rPr>
            <w:rStyle w:val="Hipervnculo"/>
          </w:rPr>
          <w:t>http://www.x-plane.com/</w:t>
        </w:r>
      </w:hyperlink>
      <w:r>
        <w:t xml:space="preserve"> ] o </w:t>
      </w:r>
      <w:r w:rsidRPr="00A918B8">
        <w:rPr>
          <w:b/>
        </w:rPr>
        <w:t>RealFlight</w:t>
      </w:r>
      <w:r>
        <w:t xml:space="preserve"> [ </w:t>
      </w:r>
      <w:hyperlink r:id="rId44" w:history="1">
        <w:r w:rsidRPr="00E164ED">
          <w:rPr>
            <w:rStyle w:val="Hipervnculo"/>
          </w:rPr>
          <w:t>https://www.realflight.com/</w:t>
        </w:r>
      </w:hyperlink>
      <w:r>
        <w:t xml:space="preserve"> ]). </w:t>
      </w:r>
    </w:p>
    <w:p w14:paraId="537FFC33" w14:textId="77777777" w:rsidR="00023AF9" w:rsidRPr="00023AF9" w:rsidRDefault="00023AF9" w:rsidP="00023AF9">
      <w:pPr>
        <w:rPr>
          <w:highlight w:val="yellow"/>
        </w:rPr>
      </w:pPr>
    </w:p>
    <w:p w14:paraId="6FFB1394" w14:textId="77777777" w:rsidR="00A918B8" w:rsidRDefault="00732DD2" w:rsidP="008922C1">
      <w:pPr>
        <w:pStyle w:val="Ttulo3"/>
      </w:pPr>
      <w:r>
        <w:t>TECNOLOGÍAS EMPLEADAS</w:t>
      </w:r>
    </w:p>
    <w:p w14:paraId="0E2B19EB" w14:textId="77777777" w:rsidR="00A71525" w:rsidRDefault="00AA717B" w:rsidP="00A71525">
      <w:r>
        <w:t xml:space="preserve">El framework de simulación, desarrollo y entrenamiento de sistemas Reinforcement Learning </w:t>
      </w:r>
      <w:r w:rsidR="00244C3E">
        <w:t>que se crea, explica y documenta en este trabajo fin de grado, se construye a partir de diferentes tecnologías específ</w:t>
      </w:r>
      <w:r w:rsidR="00F256F4">
        <w:t>icas del campo de la robótica, la aeronáutica y la inteligencia artificial. Puesto que estos campos no se consideran en absoluto comúnmente conocidos, en los siguientes apartados se explicarán algunos conceptos para el lector que no esté familiarizado con la materia.</w:t>
      </w:r>
      <w:r w:rsidR="00A8572A">
        <w:t xml:space="preserve"> </w:t>
      </w:r>
    </w:p>
    <w:p w14:paraId="268DF74F" w14:textId="77777777" w:rsidR="00A71525" w:rsidRDefault="00A71525" w:rsidP="00A71525">
      <w:pPr>
        <w:pStyle w:val="Ttulo4"/>
      </w:pPr>
      <w:r>
        <w:t>CONTROLADOR DE VUELO</w:t>
      </w:r>
      <w:r w:rsidR="00061A2C">
        <w:t>: PX4</w:t>
      </w:r>
    </w:p>
    <w:p w14:paraId="2F554840" w14:textId="77777777" w:rsidR="008B7B30" w:rsidRDefault="008B7B30" w:rsidP="00AA246B">
      <w:r>
        <w:t>El controlador de vuelo</w:t>
      </w:r>
      <w:r w:rsidR="00494E82">
        <w:t xml:space="preserve"> o “autopilot”</w:t>
      </w:r>
      <w:r>
        <w:t xml:space="preserve"> es uno de los componentes base </w:t>
      </w:r>
      <w:r w:rsidR="008E3053">
        <w:t xml:space="preserve">más esenciales </w:t>
      </w:r>
      <w:r>
        <w:t>de cualquier vehículo multi-rotor. Se trata de una placa electrónica a la que se conectan los sensores (GPS, barómetro</w:t>
      </w:r>
      <w:r w:rsidR="008E3053">
        <w:t>s</w:t>
      </w:r>
      <w:r>
        <w:t>, giroscopio</w:t>
      </w:r>
      <w:r w:rsidR="008E3053">
        <w:t>s</w:t>
      </w:r>
      <w:r>
        <w:t>, acelerómetros, etc) y los actuadores (motores) del vehículo. Esta placa lleva instalado un firmware que se encarga de controlar el comportamiento de los actuadores en función de las lecturas de los sensores</w:t>
      </w:r>
      <w:r w:rsidR="00B7527C">
        <w:t xml:space="preserve"> y del estado </w:t>
      </w:r>
      <w:r w:rsidR="00F256F4">
        <w:t>o posición del vehículo al que se desee llegar</w:t>
      </w:r>
      <w:r>
        <w:t xml:space="preserve">, </w:t>
      </w:r>
      <w:r w:rsidR="00494E82">
        <w:t>con la finalidad de mantener la aeronave estable así como de cambiar la velocidad o la dire</w:t>
      </w:r>
      <w:r w:rsidR="00F256F4">
        <w:t>cción de movimiento de la misma</w:t>
      </w:r>
      <w:r w:rsidR="00CB319E">
        <w:t>,</w:t>
      </w:r>
      <w:r w:rsidR="00494E82">
        <w:t xml:space="preserve"> de forma controlada. [ </w:t>
      </w:r>
      <w:hyperlink r:id="rId45" w:history="1">
        <w:r w:rsidR="00494E82" w:rsidRPr="00FF17B3">
          <w:rPr>
            <w:rStyle w:val="Hipervnculo"/>
          </w:rPr>
          <w:t>https://www.tomshardware.com/reviews/multi-rotor-quadcopter-fpv,3828-2.html</w:t>
        </w:r>
      </w:hyperlink>
      <w:r w:rsidR="00494E82">
        <w:t xml:space="preserve"> ]</w:t>
      </w:r>
      <w:r w:rsidR="00B7527C">
        <w:t>.</w:t>
      </w:r>
    </w:p>
    <w:p w14:paraId="75C17BB7" w14:textId="77777777" w:rsidR="00B7527C" w:rsidRDefault="00F256F4" w:rsidP="00AA246B">
      <w:r>
        <w:t>Siendo más concretos, l</w:t>
      </w:r>
      <w:r w:rsidR="00B7527C">
        <w:t>a labor principal del autopilot es tomar el estado</w:t>
      </w:r>
      <w:r w:rsidR="00532E03">
        <w:t xml:space="preserve"> o posición deseada del vehículo</w:t>
      </w:r>
      <w:r w:rsidR="00B7527C">
        <w:t xml:space="preserve"> como entrada, estimar el estado real a partir de los datos </w:t>
      </w:r>
      <w:r>
        <w:t>que generan los sensores</w:t>
      </w:r>
      <w:r w:rsidR="00B7527C">
        <w:t>, y controlar el comportamiento de los actuadores de tal forma que el estado real sea lo más parecido posible al estado deseado.</w:t>
      </w:r>
      <w:r w:rsidR="00532E03">
        <w:t xml:space="preserve"> [ </w:t>
      </w:r>
      <w:hyperlink r:id="rId46" w:history="1">
        <w:r w:rsidR="00532E03" w:rsidRPr="00AA6EAB">
          <w:rPr>
            <w:rStyle w:val="Hipervnculo"/>
          </w:rPr>
          <w:t>https://github.com/Microsoft/AirSim/blob/master/docs/flight_controller.md</w:t>
        </w:r>
      </w:hyperlink>
      <w:r w:rsidR="00532E03">
        <w:t xml:space="preserve"> ]</w:t>
      </w:r>
    </w:p>
    <w:p w14:paraId="1AB40BBA" w14:textId="77777777" w:rsidR="00240519" w:rsidRDefault="00240519" w:rsidP="00AA246B">
      <w:r>
        <w:rPr>
          <w:noProof/>
          <w:lang w:val="gl-ES" w:eastAsia="gl-ES"/>
        </w:rPr>
        <w:lastRenderedPageBreak/>
        <w:drawing>
          <wp:inline distT="0" distB="0" distL="0" distR="0" wp14:anchorId="2801EF31" wp14:editId="6D41E52B">
            <wp:extent cx="5400040" cy="37077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DO esquema_funcion_autopilot.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707765"/>
                    </a:xfrm>
                    <a:prstGeom prst="rect">
                      <a:avLst/>
                    </a:prstGeom>
                  </pic:spPr>
                </pic:pic>
              </a:graphicData>
            </a:graphic>
          </wp:inline>
        </w:drawing>
      </w:r>
    </w:p>
    <w:p w14:paraId="083295F2" w14:textId="77777777" w:rsidR="00F369B5" w:rsidRDefault="00532E03" w:rsidP="00AA246B">
      <w:r>
        <w:t>Cuando se utilizan entornos de simulación, los sensores y los actuadores son emulados por la física del vehículo, de forma que e</w:t>
      </w:r>
      <w:r w:rsidR="009B6D00">
        <w:t>l controlador de vuelo consume</w:t>
      </w:r>
      <w:r>
        <w:t xml:space="preserve"> los datos simul</w:t>
      </w:r>
      <w:r w:rsidR="009B6D00">
        <w:t>ados de los sensores, y genera</w:t>
      </w:r>
      <w:r>
        <w:t xml:space="preserve"> unas señales que recibirán los actuadores del vehículo simulad</w:t>
      </w:r>
      <w:r w:rsidR="00CB319E">
        <w:t>o como entrada. P</w:t>
      </w:r>
      <w:r w:rsidR="009B6D00">
        <w:t>ara integrar el autopilot en un</w:t>
      </w:r>
      <w:r>
        <w:t xml:space="preserve"> entorno de simulación</w:t>
      </w:r>
      <w:r w:rsidR="00CB319E">
        <w:t>, existen dos métodos diferentes</w:t>
      </w:r>
      <w:r>
        <w:t xml:space="preserve">: </w:t>
      </w:r>
      <w:r w:rsidR="00DB0113">
        <w:t>SITL y HITL.</w:t>
      </w:r>
      <w:r w:rsidR="000C24DE">
        <w:t xml:space="preserve"> </w:t>
      </w:r>
    </w:p>
    <w:p w14:paraId="17AF214F" w14:textId="77777777" w:rsidR="00532E03" w:rsidRDefault="00532E03" w:rsidP="00AA246B">
      <w:r>
        <w:t xml:space="preserve">[ </w:t>
      </w:r>
      <w:hyperlink r:id="rId48" w:history="1">
        <w:r w:rsidRPr="00AA6EAB">
          <w:rPr>
            <w:rStyle w:val="Hipervnculo"/>
          </w:rPr>
          <w:t>https://github.com/Microsoft/AirSim/blob/master/docs/flight_controller.md</w:t>
        </w:r>
      </w:hyperlink>
      <w:r>
        <w:t xml:space="preserve"> ]</w:t>
      </w:r>
    </w:p>
    <w:p w14:paraId="349D969C" w14:textId="77777777" w:rsidR="00AD50D8" w:rsidRDefault="000C24DE" w:rsidP="00AA246B">
      <w:r>
        <w:t>[</w:t>
      </w:r>
      <w:r w:rsidR="00F369B5">
        <w:t xml:space="preserve"> </w:t>
      </w:r>
      <w:hyperlink r:id="rId49" w:history="1">
        <w:r w:rsidR="00F369B5" w:rsidRPr="00FF17B3">
          <w:rPr>
            <w:rStyle w:val="Hipervnculo"/>
          </w:rPr>
          <w:t>https://wiki.paparazziuav.org/wiki/HITL</w:t>
        </w:r>
      </w:hyperlink>
      <w:r w:rsidR="00F369B5">
        <w:t xml:space="preserve"> </w:t>
      </w:r>
      <w:r>
        <w:t>]</w:t>
      </w:r>
    </w:p>
    <w:p w14:paraId="1CA7C061" w14:textId="77777777" w:rsidR="00F369B5" w:rsidRDefault="00F369B5" w:rsidP="00AA246B">
      <w:r>
        <w:t xml:space="preserve">[ </w:t>
      </w:r>
      <w:hyperlink r:id="rId50" w:history="1">
        <w:r w:rsidRPr="00FF17B3">
          <w:rPr>
            <w:rStyle w:val="Hipervnculo"/>
          </w:rPr>
          <w:t>https://digitalcommons.usu.edu/cgi/viewcontent.cgi?article=1109&amp;context=mae_facpub</w:t>
        </w:r>
      </w:hyperlink>
      <w:r>
        <w:t xml:space="preserve"> ]</w:t>
      </w:r>
    </w:p>
    <w:p w14:paraId="6A8C1DAE" w14:textId="20330C9F" w:rsidR="00DB0113" w:rsidRDefault="00DB0113" w:rsidP="00532E03">
      <w:pPr>
        <w:rPr>
          <w:b/>
        </w:rPr>
      </w:pPr>
      <w:r w:rsidRPr="00532E03">
        <w:rPr>
          <w:b/>
        </w:rPr>
        <w:t>SITL (Software In The Loop)</w:t>
      </w:r>
      <w:r>
        <w:t xml:space="preserve"> </w:t>
      </w:r>
      <w:ins w:id="50" w:author="Felipe Gil Castiñeira" w:date="2018-11-11T18:09:00Z">
        <w:r w:rsidR="00C439F7">
          <w:t xml:space="preserve">[Referencia académica] </w:t>
        </w:r>
      </w:ins>
      <w:r>
        <w:t>es una técnica que se basa en emular el hardware del controlador ejecutando directamente el firmware del autopilot sobre el equipo de desarrollo, de forma que interactúe con los sensores y actuadores del entorno de simulación.</w:t>
      </w:r>
    </w:p>
    <w:p w14:paraId="1C5B9140" w14:textId="476BC1E2" w:rsidR="00532E03" w:rsidRDefault="00532E03" w:rsidP="00532E03">
      <w:r w:rsidRPr="00532E03">
        <w:rPr>
          <w:b/>
        </w:rPr>
        <w:t>HITL (Hardware In The Loop)</w:t>
      </w:r>
      <w:ins w:id="51" w:author="Felipe Gil Castiñeira" w:date="2018-11-11T18:09:00Z">
        <w:r w:rsidR="00C439F7">
          <w:rPr>
            <w:b/>
          </w:rPr>
          <w:t xml:space="preserve"> [Referencia académica]</w:t>
        </w:r>
      </w:ins>
      <w:r w:rsidR="00DB0113">
        <w:t>, en cambio,</w:t>
      </w:r>
      <w:r>
        <w:t xml:space="preserve"> se basa en conectar el hardware real del autopilot al equipo de desarrollo, de forma que el controlador de vuelo interactúe directamente con los sensores y actuadores del entorno de simulación.</w:t>
      </w:r>
    </w:p>
    <w:p w14:paraId="7FE01372" w14:textId="77777777" w:rsidR="00532E03" w:rsidRDefault="00D3146D" w:rsidP="00532E03">
      <w:r>
        <w:t>El</w:t>
      </w:r>
      <w:r w:rsidR="00532E03">
        <w:t xml:space="preserve"> método</w:t>
      </w:r>
      <w:r>
        <w:t xml:space="preserve"> HITL</w:t>
      </w:r>
      <w:r w:rsidR="00532E03">
        <w:t xml:space="preserve"> es </w:t>
      </w:r>
      <w:r w:rsidR="009B6D00">
        <w:t>el más cercano al funcionamiento</w:t>
      </w:r>
      <w:r w:rsidR="00BA74B3">
        <w:t xml:space="preserve"> real, pero </w:t>
      </w:r>
      <w:r>
        <w:t xml:space="preserve">la ventaja más significativa del método SITL es que elimina por completo la necesidad de adquirir una plataforma hardware. </w:t>
      </w:r>
      <w:r w:rsidR="00BA74B3">
        <w:t>Además</w:t>
      </w:r>
      <w:r>
        <w:t>, con el método HITL</w:t>
      </w:r>
      <w:r w:rsidR="00BA74B3">
        <w:t xml:space="preserve"> pueden darse problemas de desincronización si el reloj del simulador y del controlador tienen velocidades y/o precisiones </w:t>
      </w:r>
      <w:r w:rsidR="00244ADA">
        <w:t>distintas, o si la conexión entre el autopilot y el equipo de desarrollo no es capaz de transferir los datos suficientemente rápido.</w:t>
      </w:r>
      <w:r w:rsidR="00DB0113">
        <w:t xml:space="preserve"> Sin embargo, cuando se trabaja con equipos de desarrollo con recursos limitados, el método HITL evita la sobrecarga de trabajo</w:t>
      </w:r>
      <w:r>
        <w:t xml:space="preserve"> del equipo</w:t>
      </w:r>
      <w:r w:rsidR="00DB0113">
        <w:t>, permitiendo emplear toda la potencia disponible en el entorno de simulación, que norm</w:t>
      </w:r>
      <w:r>
        <w:t>almente requiere</w:t>
      </w:r>
      <w:r w:rsidR="00DB0113">
        <w:t xml:space="preserve"> gran cantidad de recursos.</w:t>
      </w:r>
    </w:p>
    <w:p w14:paraId="5256FC64" w14:textId="37E88169" w:rsidR="00063CD5" w:rsidDel="00C439F7" w:rsidRDefault="005A2961" w:rsidP="00AA246B">
      <w:pPr>
        <w:rPr>
          <w:del w:id="52" w:author="Felipe Gil Castiñeira" w:date="2018-11-11T18:10:00Z"/>
        </w:rPr>
      </w:pPr>
      <w:r>
        <w:lastRenderedPageBreak/>
        <w:t>El proyecto</w:t>
      </w:r>
      <w:r w:rsidRPr="005A2961">
        <w:rPr>
          <w:i/>
        </w:rPr>
        <w:t xml:space="preserve"> Dronecode</w:t>
      </w:r>
      <w:r>
        <w:t xml:space="preserve"> [ </w:t>
      </w:r>
      <w:hyperlink r:id="rId51" w:history="1">
        <w:r w:rsidRPr="00AA6EAB">
          <w:rPr>
            <w:rStyle w:val="Hipervnculo"/>
          </w:rPr>
          <w:t>https://www.d</w:t>
        </w:r>
        <w:r w:rsidRPr="00AA6EAB">
          <w:rPr>
            <w:rStyle w:val="Hipervnculo"/>
          </w:rPr>
          <w:t>r</w:t>
        </w:r>
        <w:r w:rsidRPr="00AA6EAB">
          <w:rPr>
            <w:rStyle w:val="Hipervnculo"/>
          </w:rPr>
          <w:t>onecode.org/</w:t>
        </w:r>
      </w:hyperlink>
      <w:r>
        <w:t xml:space="preserve"> ]</w:t>
      </w:r>
      <w:r w:rsidR="0008637A">
        <w:t xml:space="preserve"> es una plataforma </w:t>
      </w:r>
      <w:r w:rsidR="009B6D00">
        <w:t>de código abierto que trabaja en el desarrollo de</w:t>
      </w:r>
      <w:r w:rsidR="0008637A">
        <w:t xml:space="preserve"> diversas herramientas y tecnologías para drones, como protocolos de comunicación, controladores de vuelo (hardware y firmware), simuladores, etc.</w:t>
      </w:r>
      <w:r w:rsidR="00063CD5">
        <w:t xml:space="preserve"> Su objetivo es crear una comunidad de desarrolladores que contribuyan al proyecto para ofrecer una plataforma tecnológicamente avanzada de herramientas para vehículos no tripulados.</w:t>
      </w:r>
      <w:ins w:id="53" w:author="Felipe Gil Castiñeira" w:date="2018-11-11T18:10:00Z">
        <w:r w:rsidR="00C439F7">
          <w:t xml:space="preserve"> Uno de los proyectos más destacados de Dronecode es </w:t>
        </w:r>
      </w:ins>
    </w:p>
    <w:p w14:paraId="6E1D6B75" w14:textId="620480D1" w:rsidR="00AB6C3F" w:rsidRDefault="0008637A" w:rsidP="00AA246B">
      <w:r w:rsidRPr="00D020C9">
        <w:rPr>
          <w:i/>
        </w:rPr>
        <w:t>PX4 autopilot</w:t>
      </w:r>
      <w:r w:rsidRPr="00D020C9">
        <w:t xml:space="preserve"> [ </w:t>
      </w:r>
      <w:hyperlink r:id="rId52" w:history="1">
        <w:r w:rsidRPr="00D020C9">
          <w:rPr>
            <w:rStyle w:val="Hipervnculo"/>
          </w:rPr>
          <w:t>http://px4.io/</w:t>
        </w:r>
      </w:hyperlink>
      <w:r w:rsidRPr="00D020C9">
        <w:t xml:space="preserve"> ]</w:t>
      </w:r>
      <w:ins w:id="54" w:author="Felipe Gil Castiñeira" w:date="2018-11-11T18:10:00Z">
        <w:r w:rsidR="00C439F7">
          <w:t xml:space="preserve">, </w:t>
        </w:r>
      </w:ins>
      <w:del w:id="55" w:author="Felipe Gil Castiñeira" w:date="2018-11-11T18:10:00Z">
        <w:r w:rsidDel="00C439F7">
          <w:delText xml:space="preserve"> es</w:delText>
        </w:r>
      </w:del>
      <w:r>
        <w:t xml:space="preserve"> un</w:t>
      </w:r>
      <w:r w:rsidR="00AB6C3F">
        <w:t xml:space="preserve"> </w:t>
      </w:r>
      <w:r>
        <w:t>firmware de controlador de vuelo</w:t>
      </w:r>
      <w:r w:rsidR="008B758D">
        <w:t xml:space="preserve"> [ </w:t>
      </w:r>
      <w:hyperlink r:id="rId53" w:history="1">
        <w:r w:rsidR="008B758D" w:rsidRPr="000B4DE1">
          <w:rPr>
            <w:rStyle w:val="Hipervnculo"/>
          </w:rPr>
          <w:t>https://github.com/PX4/Firmware</w:t>
        </w:r>
      </w:hyperlink>
      <w:r w:rsidR="00AB6C3F">
        <w:t xml:space="preserve"> </w:t>
      </w:r>
      <w:r w:rsidR="008B758D">
        <w:t xml:space="preserve">] </w:t>
      </w:r>
      <w:r w:rsidR="00AB6C3F">
        <w:t xml:space="preserve">muy versátil y </w:t>
      </w:r>
      <w:r>
        <w:t>ampliamente utilizado</w:t>
      </w:r>
      <w:del w:id="56" w:author="Felipe Gil Castiñeira" w:date="2018-11-11T18:10:00Z">
        <w:r w:rsidDel="00C439F7">
          <w:delText>,</w:delText>
        </w:r>
        <w:r w:rsidR="00AB6C3F" w:rsidDel="00C439F7">
          <w:delText xml:space="preserve"> que forma parte de la </w:delText>
        </w:r>
        <w:r w:rsidRPr="00AB6C3F" w:rsidDel="00C439F7">
          <w:rPr>
            <w:i/>
          </w:rPr>
          <w:delText>Droneco</w:delText>
        </w:r>
        <w:r w:rsidR="00AB6C3F" w:rsidRPr="00AB6C3F" w:rsidDel="00C439F7">
          <w:rPr>
            <w:i/>
          </w:rPr>
          <w:delText>de Platform</w:delText>
        </w:r>
      </w:del>
      <w:r w:rsidR="00AB6C3F">
        <w:t>. Sus características más destacables son la gran cantidad de vehículos que puede controlar (no solo todo tipo de aeronaves, sino también vehículos terrestres y submarinos), la variedad de modos de vuelo y características de seguridad</w:t>
      </w:r>
      <w:r w:rsidR="009B6D00">
        <w:t xml:space="preserve"> que ofrece</w:t>
      </w:r>
      <w:r w:rsidR="00AB6C3F">
        <w:t xml:space="preserve">, y especialmente su compatibilidad con multitud de sensores, periféricos y plataformas hardware. [ </w:t>
      </w:r>
      <w:hyperlink r:id="rId54" w:history="1">
        <w:r w:rsidR="00AB6C3F" w:rsidRPr="00AA6EAB">
          <w:rPr>
            <w:rStyle w:val="Hipervnculo"/>
          </w:rPr>
          <w:t>https://docs.px4.io/en/getting_started/px4_basic_concepts.html</w:t>
        </w:r>
      </w:hyperlink>
      <w:r w:rsidR="00AB6C3F">
        <w:t xml:space="preserve"> ]</w:t>
      </w:r>
    </w:p>
    <w:p w14:paraId="79B04D41" w14:textId="77777777" w:rsidR="00AB6C3F" w:rsidRDefault="00AB6C3F" w:rsidP="00AA246B">
      <w:r>
        <w:t>En este trabajo fin de grado, se utilizará el PX4 en modo SITL.</w:t>
      </w:r>
    </w:p>
    <w:p w14:paraId="7B90AA39" w14:textId="77777777" w:rsidR="00FF7893" w:rsidRDefault="00AB6C3F" w:rsidP="00AA246B">
      <w:r>
        <w:t>La elección de este autopilot se debe</w:t>
      </w:r>
      <w:r w:rsidR="00FF7893">
        <w:t xml:space="preserve"> a diversos factores: en primer lugar, es un autopilot compatible con el entorno de simulación de Microsoft</w:t>
      </w:r>
      <w:r w:rsidR="001D5890">
        <w:t xml:space="preserve">; además utiliza el protocolo </w:t>
      </w:r>
      <w:r w:rsidR="008B2F44">
        <w:t>MAVLink</w:t>
      </w:r>
      <w:r w:rsidR="001D5890">
        <w:t xml:space="preserve"> </w:t>
      </w:r>
      <w:r w:rsidR="009B6D00">
        <w:t xml:space="preserve">[ </w:t>
      </w:r>
      <w:hyperlink r:id="rId55" w:history="1">
        <w:r w:rsidR="009B6D00" w:rsidRPr="008A40B5">
          <w:rPr>
            <w:rStyle w:val="Hipervnculo"/>
          </w:rPr>
          <w:t>https://</w:t>
        </w:r>
        <w:r w:rsidR="008B2F44">
          <w:rPr>
            <w:rStyle w:val="Hipervnculo"/>
          </w:rPr>
          <w:t>MAVLink</w:t>
        </w:r>
        <w:r w:rsidR="009B6D00" w:rsidRPr="008A40B5">
          <w:rPr>
            <w:rStyle w:val="Hipervnculo"/>
          </w:rPr>
          <w:t>.io/en/</w:t>
        </w:r>
      </w:hyperlink>
      <w:r w:rsidR="009B6D00">
        <w:t xml:space="preserve"> ] </w:t>
      </w:r>
      <w:r w:rsidR="001D5890">
        <w:t xml:space="preserve">(también soportado por AirSim), y es compatible con el </w:t>
      </w:r>
      <w:r w:rsidR="00AB6A70">
        <w:t>framework</w:t>
      </w:r>
      <w:r w:rsidR="001D5890">
        <w:t xml:space="preserve"> ROS</w:t>
      </w:r>
      <w:r w:rsidR="009B6D00">
        <w:t xml:space="preserve"> [Ref al anexo de ROS]</w:t>
      </w:r>
      <w:r w:rsidR="001D5890">
        <w:t xml:space="preserve"> para el desarrollo de algoritmos, el envío de comandos, etc; por otra parte, el hecho de que </w:t>
      </w:r>
      <w:r w:rsidR="009B6D00">
        <w:t>este autopilot se pueda montar</w:t>
      </w:r>
      <w:r w:rsidR="001D5890">
        <w:t xml:space="preserve"> sobre diferentes plataformas</w:t>
      </w:r>
      <w:r w:rsidR="00412DAD">
        <w:t xml:space="preserve"> [ </w:t>
      </w:r>
      <w:hyperlink r:id="rId56" w:history="1">
        <w:r w:rsidR="00412DAD" w:rsidRPr="00AA6EAB">
          <w:rPr>
            <w:rStyle w:val="Hipervnculo"/>
          </w:rPr>
          <w:t>https://docs.px4.io/en/flight_controller/</w:t>
        </w:r>
      </w:hyperlink>
      <w:r w:rsidR="00412DAD">
        <w:t xml:space="preserve"> ]</w:t>
      </w:r>
      <w:r w:rsidR="001D5890">
        <w:t xml:space="preserve"> (Pixhawk</w:t>
      </w:r>
      <w:r w:rsidR="00412DAD">
        <w:t xml:space="preserve"> [ </w:t>
      </w:r>
      <w:hyperlink r:id="rId57" w:history="1">
        <w:r w:rsidR="00412DAD" w:rsidRPr="00AA6EAB">
          <w:rPr>
            <w:rStyle w:val="Hipervnculo"/>
          </w:rPr>
          <w:t>https://pixhawk.org/</w:t>
        </w:r>
      </w:hyperlink>
      <w:r w:rsidR="00412DAD">
        <w:t xml:space="preserve"> ]</w:t>
      </w:r>
      <w:r w:rsidR="001D5890">
        <w:t>, Qualcomm Snapdragon Flight</w:t>
      </w:r>
      <w:r w:rsidR="00412DAD">
        <w:t xml:space="preserve"> [ </w:t>
      </w:r>
      <w:hyperlink r:id="rId58" w:history="1">
        <w:r w:rsidR="00412DAD" w:rsidRPr="00AA6EAB">
          <w:rPr>
            <w:rStyle w:val="Hipervnculo"/>
          </w:rPr>
          <w:t>https://docs.px4.io/en/flight_controller/snapdragon_flight.html</w:t>
        </w:r>
      </w:hyperlink>
      <w:r w:rsidR="00412DAD">
        <w:t xml:space="preserve"> ], Intel Aero Compute Board [ </w:t>
      </w:r>
      <w:hyperlink r:id="rId59" w:history="1">
        <w:r w:rsidR="00412DAD" w:rsidRPr="00AA6EAB">
          <w:rPr>
            <w:rStyle w:val="Hipervnculo"/>
          </w:rPr>
          <w:t>https://software.intel.com/en-us/aero/compute-board</w:t>
        </w:r>
      </w:hyperlink>
      <w:r w:rsidR="00412DAD">
        <w:t xml:space="preserve"> ], Raspberry Pi 2/3 Navio2 [ </w:t>
      </w:r>
      <w:hyperlink r:id="rId60" w:history="1">
        <w:r w:rsidR="00412DAD" w:rsidRPr="00AA6EAB">
          <w:rPr>
            <w:rStyle w:val="Hipervnculo"/>
          </w:rPr>
          <w:t>https://docs.px4.io/en/flight_controller/raspberry_pi_navio2.html</w:t>
        </w:r>
      </w:hyperlink>
      <w:r w:rsidR="00412DAD">
        <w:t xml:space="preserve"> ], etc) aporta </w:t>
      </w:r>
      <w:r w:rsidR="009B6D00">
        <w:t>una gran f</w:t>
      </w:r>
      <w:r w:rsidR="00942DFB">
        <w:t>l</w:t>
      </w:r>
      <w:r w:rsidR="009B6D00">
        <w:t>exibilidad y compatibilid</w:t>
      </w:r>
      <w:r w:rsidR="008B758D">
        <w:t>ad al sistema.</w:t>
      </w:r>
    </w:p>
    <w:p w14:paraId="77DF5765" w14:textId="77777777" w:rsidR="008E3053" w:rsidRDefault="00EF2D6F" w:rsidP="00AA246B">
      <w:r>
        <w:t>La integración de PX4 con AirSim se realizará por el método SITL</w:t>
      </w:r>
      <w:r w:rsidR="008E3053">
        <w:t xml:space="preserve">, ya que se pretende obtener un </w:t>
      </w:r>
      <w:r w:rsidR="007E7523">
        <w:t>framework</w:t>
      </w:r>
      <w:r w:rsidR="008E3053">
        <w:t xml:space="preserve"> de simulación que no dependa de ningún elemento hardware más allá del propio equipo de desarrollo. </w:t>
      </w:r>
    </w:p>
    <w:p w14:paraId="4E28C649" w14:textId="77777777" w:rsidR="008B758D" w:rsidRDefault="008B758D" w:rsidP="00AA246B"/>
    <w:p w14:paraId="0D4BBD75" w14:textId="77777777" w:rsidR="00A71525" w:rsidRPr="000C26F0" w:rsidRDefault="00D020C9" w:rsidP="00A71525">
      <w:pPr>
        <w:pStyle w:val="Ttulo4"/>
      </w:pPr>
      <w:r w:rsidRPr="000C26F0">
        <w:t xml:space="preserve">FRAMEWORK DE PROGRAMACIÓN: </w:t>
      </w:r>
      <w:r w:rsidR="00A71525" w:rsidRPr="000C26F0">
        <w:t>RO</w:t>
      </w:r>
      <w:r w:rsidRPr="000C26F0">
        <w:t>S</w:t>
      </w:r>
    </w:p>
    <w:p w14:paraId="2DAFEA4D" w14:textId="3EF05489" w:rsidR="0066163E" w:rsidRDefault="00A50CCD" w:rsidP="00AA246B">
      <w:r>
        <w:t xml:space="preserve">ROS (Robot Operating System) </w:t>
      </w:r>
      <w:ins w:id="57" w:author="Felipe Gil Castiñeira" w:date="2018-11-11T18:11:00Z">
        <w:r w:rsidR="00C439F7">
          <w:t>[Referencia a algún paper descriptivo de ROS</w:t>
        </w:r>
      </w:ins>
      <w:del w:id="58" w:author="Felipe Gil Castiñeira" w:date="2018-11-11T18:11:00Z">
        <w:r w:rsidDel="00C439F7">
          <w:delText>[</w:delText>
        </w:r>
      </w:del>
      <w:r>
        <w:t xml:space="preserve"> </w:t>
      </w:r>
      <w:hyperlink r:id="rId61" w:history="1">
        <w:r w:rsidRPr="00BA4514">
          <w:rPr>
            <w:rStyle w:val="Hipervnculo"/>
          </w:rPr>
          <w:t>http://www.ros.org/</w:t>
        </w:r>
      </w:hyperlink>
      <w:r>
        <w:t xml:space="preserve"> ] consiste en un conjunto de herramientas, librerías y convenciones</w:t>
      </w:r>
      <w:r w:rsidR="004D403F">
        <w:t xml:space="preserve"> de código abierto</w:t>
      </w:r>
      <w:r w:rsidR="00CE1215">
        <w:t>, desde drivers hasta avanzados algoritmos estado del arte,</w:t>
      </w:r>
      <w:r>
        <w:t xml:space="preserve"> que componen un </w:t>
      </w:r>
      <w:r w:rsidR="007E7523">
        <w:t>framework</w:t>
      </w:r>
      <w:r>
        <w:t xml:space="preserve"> </w:t>
      </w:r>
      <w:r w:rsidR="0066163E">
        <w:t>de programación orientado a robótica.</w:t>
      </w:r>
      <w:r w:rsidR="00CE1215">
        <w:t xml:space="preserve"> </w:t>
      </w:r>
      <w:r w:rsidR="0066163E">
        <w:t xml:space="preserve">[ </w:t>
      </w:r>
      <w:hyperlink r:id="rId62" w:history="1">
        <w:r w:rsidR="0066163E" w:rsidRPr="00BA4514">
          <w:rPr>
            <w:rStyle w:val="Hipervnculo"/>
          </w:rPr>
          <w:t>http://www.ros.org/about-ros/</w:t>
        </w:r>
      </w:hyperlink>
      <w:r w:rsidR="0066163E">
        <w:t xml:space="preserve"> ]</w:t>
      </w:r>
    </w:p>
    <w:p w14:paraId="50BC59AC" w14:textId="77777777" w:rsidR="007E7523" w:rsidRDefault="00C30D31" w:rsidP="00AA246B">
      <w:r>
        <w:t>A</w:t>
      </w:r>
      <w:r w:rsidR="00034152">
        <w:t xml:space="preserve"> pesar de su nombre, a</w:t>
      </w:r>
      <w:r w:rsidR="007416CB">
        <w:t xml:space="preserve"> menudo se </w:t>
      </w:r>
      <w:r w:rsidR="00D6026B">
        <w:t>define</w:t>
      </w:r>
      <w:r>
        <w:t xml:space="preserve"> ROS</w:t>
      </w:r>
      <w:r w:rsidR="00D6026B">
        <w:t xml:space="preserve"> como </w:t>
      </w:r>
      <w:r w:rsidR="007416CB">
        <w:t>un meta sistema operativo</w:t>
      </w:r>
      <w:r w:rsidR="00034152">
        <w:t xml:space="preserve"> más que como un sistema operativo convencional. Esto se debe a que</w:t>
      </w:r>
      <w:r w:rsidR="00CE1215">
        <w:t>,</w:t>
      </w:r>
      <w:r w:rsidR="00D6026B">
        <w:t xml:space="preserve"> aunque tiene características propias d</w:t>
      </w:r>
      <w:r w:rsidR="00CE1215">
        <w:t>e los sistemas operativos, como</w:t>
      </w:r>
      <w:r w:rsidR="007416CB">
        <w:t xml:space="preserve"> la abstracción de hardware, el control de dispositivos a bajo nivel o </w:t>
      </w:r>
      <w:r w:rsidR="00CE1215">
        <w:t>la gestión de paquetes</w:t>
      </w:r>
      <w:r w:rsidR="007416CB">
        <w:t xml:space="preserve">; </w:t>
      </w:r>
      <w:r w:rsidR="00AB6A70">
        <w:t xml:space="preserve">también tiene rasgos </w:t>
      </w:r>
      <w:r>
        <w:t>más propios</w:t>
      </w:r>
      <w:r w:rsidR="00CE1215">
        <w:t xml:space="preserve"> de</w:t>
      </w:r>
      <w:r w:rsidR="00AB6A70">
        <w:t xml:space="preserve"> middleware</w:t>
      </w:r>
      <w:r w:rsidR="00CE1215">
        <w:t>s</w:t>
      </w:r>
      <w:r w:rsidR="00AB6A70">
        <w:t xml:space="preserve"> o framework</w:t>
      </w:r>
      <w:r w:rsidR="00CE1215">
        <w:t>s</w:t>
      </w:r>
      <w:r w:rsidR="00AB6A70">
        <w:t>, como la impleme</w:t>
      </w:r>
      <w:r w:rsidR="00CE1215">
        <w:t>ntación de funcionalidades básicas del sistema</w:t>
      </w:r>
      <w:r w:rsidR="00AB6A70">
        <w:t>,</w:t>
      </w:r>
      <w:r w:rsidR="00CE1215">
        <w:t xml:space="preserve"> el paso de mensajes entre procesos, y la existencia de herramientas y librerías de algoritmos</w:t>
      </w:r>
      <w:r w:rsidR="00034152">
        <w:t xml:space="preserve"> a alto nivel</w:t>
      </w:r>
      <w:r w:rsidR="00CE1215">
        <w:t xml:space="preserve">. [ </w:t>
      </w:r>
      <w:hyperlink r:id="rId63" w:anchor="What_is_ROS.3F" w:history="1">
        <w:r w:rsidR="00CE1215" w:rsidRPr="00BA4514">
          <w:rPr>
            <w:rStyle w:val="Hipervnculo"/>
          </w:rPr>
          <w:t>http://wiki.ros.org/ROS/Introduction#What_is_ROS.3F</w:t>
        </w:r>
      </w:hyperlink>
      <w:r w:rsidR="00CE1215">
        <w:t xml:space="preserve"> ]</w:t>
      </w:r>
    </w:p>
    <w:p w14:paraId="64C9032F" w14:textId="77777777" w:rsidR="007A6B22" w:rsidRPr="000B4DE1" w:rsidRDefault="0002332F" w:rsidP="00AA246B">
      <w:pPr>
        <w:rPr>
          <w:lang w:val="pt-PT"/>
        </w:rPr>
      </w:pPr>
      <w:r>
        <w:t xml:space="preserve">ROS se caracteriza por basarse en un sistema de computación </w:t>
      </w:r>
      <w:r w:rsidR="00C22851">
        <w:t>distribuida, donde cada proceso se denomina</w:t>
      </w:r>
      <w:r>
        <w:t xml:space="preserve"> nodo, </w:t>
      </w:r>
      <w:r w:rsidR="00C22851">
        <w:t xml:space="preserve">y cada nodo es responsable de una tarea. Los diferentes nodos pueden comunicarse mediante un modelo de publicación/subscripción, para comunicaciones asíncronas y visibles para todos los nodos, o bien mediante un modelo de petición/respuesta, </w:t>
      </w:r>
      <w:r w:rsidR="00C22851">
        <w:lastRenderedPageBreak/>
        <w:t>si lo que se pretende es establecer una comunicación síncrona y privada entre dos nodos.</w:t>
      </w:r>
      <w:r w:rsidR="00034152">
        <w:t xml:space="preserve"> </w:t>
      </w:r>
      <w:r w:rsidR="007A6B22" w:rsidRPr="000B4DE1">
        <w:rPr>
          <w:lang w:val="pt-PT"/>
        </w:rPr>
        <w:t xml:space="preserve">[ </w:t>
      </w:r>
      <w:hyperlink r:id="rId64" w:history="1">
        <w:r w:rsidR="007A6B22" w:rsidRPr="000B4DE1">
          <w:rPr>
            <w:rStyle w:val="Hipervnculo"/>
            <w:lang w:val="pt-PT"/>
          </w:rPr>
          <w:t>http://wiki.ros.org/ROS/Concepts</w:t>
        </w:r>
      </w:hyperlink>
      <w:r w:rsidR="007A6B22" w:rsidRPr="000B4DE1">
        <w:rPr>
          <w:lang w:val="pt-PT"/>
        </w:rPr>
        <w:t xml:space="preserve"> ]</w:t>
      </w:r>
    </w:p>
    <w:p w14:paraId="0E8C0AE7" w14:textId="77777777" w:rsidR="00034152" w:rsidRPr="000B4DE1" w:rsidRDefault="00034152" w:rsidP="00034152">
      <w:pPr>
        <w:rPr>
          <w:i/>
          <w:lang w:val="pt-PT"/>
        </w:rPr>
      </w:pPr>
      <w:r w:rsidRPr="000B4DE1">
        <w:rPr>
          <w:i/>
          <w:lang w:val="pt-PT"/>
        </w:rPr>
        <w:t xml:space="preserve">****Paper de ROS [ </w:t>
      </w:r>
      <w:hyperlink r:id="rId65" w:history="1">
        <w:r w:rsidRPr="000B4DE1">
          <w:rPr>
            <w:rStyle w:val="Hipervnculo"/>
            <w:i/>
            <w:lang w:val="pt-PT"/>
          </w:rPr>
          <w:t>http://www.willowgarage.com/sites/default/files/icraoss09-ROS.pdf</w:t>
        </w:r>
      </w:hyperlink>
      <w:r w:rsidRPr="000B4DE1">
        <w:rPr>
          <w:i/>
          <w:lang w:val="pt-PT"/>
        </w:rPr>
        <w:t xml:space="preserve"> ]</w:t>
      </w:r>
    </w:p>
    <w:p w14:paraId="2D8AF7D1" w14:textId="77777777" w:rsidR="00240519" w:rsidRDefault="00240519" w:rsidP="00AA246B">
      <w:pPr>
        <w:rPr>
          <w:lang w:val="pt-PT"/>
        </w:rPr>
      </w:pPr>
      <w:r>
        <w:rPr>
          <w:noProof/>
          <w:lang w:val="gl-ES" w:eastAsia="gl-ES"/>
        </w:rPr>
        <w:drawing>
          <wp:inline distT="0" distB="0" distL="0" distR="0" wp14:anchorId="14018F92" wp14:editId="1AED8BB7">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DO esquema_arquitectura_ros.jpg"/>
                    <pic:cNvPicPr/>
                  </pic:nvPicPr>
                  <pic:blipFill>
                    <a:blip r:embed="rId6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751D3BC" w14:textId="77777777" w:rsidR="007A6B22" w:rsidRDefault="007A6B22" w:rsidP="00AA246B">
      <w:r w:rsidRPr="007A6B22">
        <w:t>En el contexto de es</w:t>
      </w:r>
      <w:r>
        <w:t>te trabajo, ROS resulta un frame</w:t>
      </w:r>
      <w:r w:rsidRPr="007A6B22">
        <w:t xml:space="preserve">work de gran </w:t>
      </w:r>
      <w:r>
        <w:t>utilidad</w:t>
      </w:r>
      <w:r w:rsidRPr="007A6B22">
        <w:t xml:space="preserve"> </w:t>
      </w:r>
      <w:r>
        <w:t xml:space="preserve">ya que permite acceder a las lecturas de los sensores y las cámaras, enviar comandos a través de </w:t>
      </w:r>
      <w:r w:rsidR="008B2F44">
        <w:t>MAVLink</w:t>
      </w:r>
      <w:r>
        <w:t>, e implementar hasta los algoritmos más complejos.</w:t>
      </w:r>
      <w:r w:rsidR="00E903EC">
        <w:t xml:space="preserve"> Además, esta</w:t>
      </w:r>
      <w:r w:rsidR="00034152">
        <w:t xml:space="preserve"> plataforma ofrece integración con</w:t>
      </w:r>
      <w:r w:rsidR="00E903EC">
        <w:t xml:space="preserve"> otros proyectos de código abierto como OpenCV [ </w:t>
      </w:r>
      <w:hyperlink r:id="rId67" w:history="1">
        <w:r w:rsidR="00E903EC" w:rsidRPr="00144ADE">
          <w:rPr>
            <w:rStyle w:val="Hipervnculo"/>
          </w:rPr>
          <w:t>https://opencv.org/</w:t>
        </w:r>
      </w:hyperlink>
      <w:r w:rsidR="00E903EC">
        <w:t xml:space="preserve"> ], una importante librería para visión artificial, o PointCloudLibrary [ </w:t>
      </w:r>
      <w:hyperlink r:id="rId68" w:history="1">
        <w:r w:rsidR="00E903EC" w:rsidRPr="00144ADE">
          <w:rPr>
            <w:rStyle w:val="Hipervnculo"/>
          </w:rPr>
          <w:t>http://pointclouds.org/</w:t>
        </w:r>
      </w:hyperlink>
      <w:r w:rsidR="00E903EC">
        <w:t xml:space="preserve"> ], una librería de percepción 3D, entre otros [ </w:t>
      </w:r>
      <w:hyperlink r:id="rId69" w:history="1">
        <w:r w:rsidR="00E903EC" w:rsidRPr="00144ADE">
          <w:rPr>
            <w:rStyle w:val="Hipervnculo"/>
          </w:rPr>
          <w:t>http://www.ros.org/integration/</w:t>
        </w:r>
      </w:hyperlink>
      <w:r w:rsidR="00E903EC">
        <w:t xml:space="preserve"> ]. Estas librerías son de gran utilidad </w:t>
      </w:r>
      <w:r w:rsidR="00034152">
        <w:t>a la hora de</w:t>
      </w:r>
      <w:r w:rsidR="008327C2">
        <w:t xml:space="preserve"> implementar </w:t>
      </w:r>
      <w:r w:rsidR="00034152">
        <w:t>algoritmos de visión artificial para guiar el dron.</w:t>
      </w:r>
    </w:p>
    <w:p w14:paraId="29349FBA" w14:textId="77777777" w:rsidR="008327C2" w:rsidRDefault="008327C2" w:rsidP="00AA246B">
      <w:r>
        <w:t>Por otra parte, existe</w:t>
      </w:r>
      <w:r w:rsidR="00034152">
        <w:t>n implementaciones</w:t>
      </w:r>
      <w:r>
        <w:t xml:space="preserve"> de ROS en Python y </w:t>
      </w:r>
      <w:r w:rsidR="00034152">
        <w:t>en C++ (entre otros lenguajes)</w:t>
      </w:r>
      <w:r>
        <w:t xml:space="preserve"> que añaden a la versatilidad implícita de ROS toda la potencia de dichos lenguajes.</w:t>
      </w:r>
    </w:p>
    <w:p w14:paraId="62E06089" w14:textId="77777777" w:rsidR="00AA246B" w:rsidRDefault="008327C2" w:rsidP="00AA246B">
      <w:r>
        <w:t>Por todas estas razones, en este trabajo fin de grado se integrará ROS como framework de desarrollo general.</w:t>
      </w:r>
    </w:p>
    <w:p w14:paraId="54E449ED" w14:textId="77777777" w:rsidR="00034152" w:rsidRPr="00AA246B" w:rsidRDefault="00034152" w:rsidP="00AA246B"/>
    <w:p w14:paraId="54F4E0FD" w14:textId="77777777" w:rsidR="00A301E2" w:rsidRDefault="00A301E2" w:rsidP="00A301E2">
      <w:pPr>
        <w:pStyle w:val="Ttulo4"/>
      </w:pPr>
      <w:r>
        <w:t>ENTORNO DE SIMULACIÓN: AIRSIM</w:t>
      </w:r>
    </w:p>
    <w:p w14:paraId="51682639" w14:textId="77777777" w:rsidR="00176808" w:rsidRDefault="00A301E2" w:rsidP="00A301E2">
      <w:pPr>
        <w:rPr>
          <w:color w:val="7F7F7F" w:themeColor="text1" w:themeTint="80"/>
          <w:sz w:val="16"/>
        </w:rPr>
      </w:pPr>
      <w:r>
        <w:rPr>
          <w:color w:val="7F7F7F" w:themeColor="text1" w:themeTint="80"/>
          <w:sz w:val="16"/>
        </w:rPr>
        <w:t xml:space="preserve">Nota: en este apartado se mencionan </w:t>
      </w:r>
      <w:r w:rsidR="00176808">
        <w:rPr>
          <w:color w:val="7F7F7F" w:themeColor="text1" w:themeTint="80"/>
          <w:sz w:val="16"/>
        </w:rPr>
        <w:t xml:space="preserve">los </w:t>
      </w:r>
      <w:r>
        <w:rPr>
          <w:color w:val="7F7F7F" w:themeColor="text1" w:themeTint="80"/>
          <w:sz w:val="16"/>
        </w:rPr>
        <w:t xml:space="preserve">conceptos </w:t>
      </w:r>
      <w:r w:rsidR="00176808">
        <w:rPr>
          <w:color w:val="7F7F7F" w:themeColor="text1" w:themeTint="80"/>
          <w:sz w:val="16"/>
        </w:rPr>
        <w:t xml:space="preserve">de </w:t>
      </w:r>
      <w:r w:rsidR="00176808" w:rsidRPr="00176808">
        <w:rPr>
          <w:b/>
          <w:color w:val="7F7F7F" w:themeColor="text1" w:themeTint="80"/>
          <w:sz w:val="16"/>
        </w:rPr>
        <w:t>controlador de vuelo</w:t>
      </w:r>
      <w:r w:rsidR="00176808">
        <w:rPr>
          <w:color w:val="7F7F7F" w:themeColor="text1" w:themeTint="80"/>
          <w:sz w:val="16"/>
        </w:rPr>
        <w:t xml:space="preserve">, </w:t>
      </w:r>
      <w:r w:rsidR="00176808" w:rsidRPr="00176808">
        <w:rPr>
          <w:b/>
          <w:color w:val="7F7F7F" w:themeColor="text1" w:themeTint="80"/>
          <w:sz w:val="16"/>
        </w:rPr>
        <w:t>autopilot</w:t>
      </w:r>
      <w:r w:rsidR="00176808">
        <w:rPr>
          <w:color w:val="7F7F7F" w:themeColor="text1" w:themeTint="80"/>
          <w:sz w:val="16"/>
        </w:rPr>
        <w:t>,</w:t>
      </w:r>
      <w:r w:rsidR="00C03838">
        <w:rPr>
          <w:color w:val="7F7F7F" w:themeColor="text1" w:themeTint="80"/>
          <w:sz w:val="16"/>
        </w:rPr>
        <w:t xml:space="preserve"> </w:t>
      </w:r>
      <w:r w:rsidR="00C03838">
        <w:rPr>
          <w:b/>
          <w:color w:val="7F7F7F" w:themeColor="text1" w:themeTint="80"/>
          <w:sz w:val="16"/>
        </w:rPr>
        <w:t>PX4</w:t>
      </w:r>
      <w:r w:rsidR="00C03838">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SITL</w:t>
      </w:r>
      <w:r w:rsidR="00BA1126">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HITL</w:t>
      </w:r>
      <w:r w:rsidR="00BA1126">
        <w:rPr>
          <w:color w:val="7F7F7F" w:themeColor="text1" w:themeTint="80"/>
          <w:sz w:val="16"/>
        </w:rPr>
        <w:t xml:space="preserve"> y </w:t>
      </w:r>
      <w:r w:rsidR="00BA1126">
        <w:rPr>
          <w:b/>
          <w:color w:val="7F7F7F" w:themeColor="text1" w:themeTint="80"/>
          <w:sz w:val="16"/>
        </w:rPr>
        <w:t>ROS</w:t>
      </w:r>
      <w:r w:rsidR="00BA1126">
        <w:rPr>
          <w:color w:val="7F7F7F" w:themeColor="text1" w:themeTint="80"/>
          <w:sz w:val="16"/>
        </w:rPr>
        <w:t>, que se explican en los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de “CONTROLADOR DE VUELO: PX4”</w:t>
      </w:r>
      <w:r w:rsidR="00BA1126">
        <w:rPr>
          <w:color w:val="7F7F7F" w:themeColor="text1" w:themeTint="80"/>
          <w:sz w:val="16"/>
        </w:rPr>
        <w:t xml:space="preserve"> y “FRAMEWORK DE PROGRAMACIÓN: ROS”</w:t>
      </w:r>
      <w:r w:rsidR="00176808">
        <w:rPr>
          <w:color w:val="7F7F7F" w:themeColor="text1" w:themeTint="80"/>
          <w:sz w:val="16"/>
        </w:rPr>
        <w:t>. Se recomienda al lector ajeno a la materia, que revise dicho</w:t>
      </w:r>
      <w:r w:rsidR="00BA1126">
        <w:rPr>
          <w:color w:val="7F7F7F" w:themeColor="text1" w:themeTint="80"/>
          <w:sz w:val="16"/>
        </w:rPr>
        <w:t>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antes de </w:t>
      </w:r>
      <w:r w:rsidR="00285D8B">
        <w:rPr>
          <w:color w:val="7F7F7F" w:themeColor="text1" w:themeTint="80"/>
          <w:sz w:val="16"/>
        </w:rPr>
        <w:t xml:space="preserve">continuar con </w:t>
      </w:r>
      <w:r w:rsidR="00176808">
        <w:rPr>
          <w:color w:val="7F7F7F" w:themeColor="text1" w:themeTint="80"/>
          <w:sz w:val="16"/>
        </w:rPr>
        <w:t>el actual.</w:t>
      </w:r>
    </w:p>
    <w:p w14:paraId="238F2A28" w14:textId="53D1F251" w:rsidR="00A301E2" w:rsidRDefault="00A301E2" w:rsidP="00A301E2">
      <w:r>
        <w:t xml:space="preserve">Microsoft AirSim [ </w:t>
      </w:r>
      <w:hyperlink r:id="rId70" w:history="1">
        <w:r w:rsidRPr="00AA6EAB">
          <w:rPr>
            <w:rStyle w:val="Hipervnculo"/>
          </w:rPr>
          <w:t>https://github.com/Microsoft/AirSim</w:t>
        </w:r>
      </w:hyperlink>
      <w:r>
        <w:t xml:space="preserve"> ] es un entorno de simulación desarrollado sobre el motor Unreal Engine</w:t>
      </w:r>
      <w:r w:rsidR="00C03838">
        <w:t xml:space="preserve"> (UE)</w:t>
      </w:r>
      <w:r>
        <w:t xml:space="preserve"> que ofrece simulaciones física y visualmente </w:t>
      </w:r>
      <w:r>
        <w:lastRenderedPageBreak/>
        <w:t>realistas</w:t>
      </w:r>
      <w:ins w:id="59" w:author="Felipe Gil Castiñeira" w:date="2018-11-11T18:18:00Z">
        <w:r w:rsidR="00A128BB">
          <w:t xml:space="preserve"> (figura X)</w:t>
        </w:r>
      </w:ins>
      <w:r>
        <w:t>. Está implementado como un plugin multiplataforma para UE que se puede integrar en cualquier proyecto de Unreal.</w:t>
      </w:r>
    </w:p>
    <w:p w14:paraId="6AD02D2C" w14:textId="77777777" w:rsidR="00A128BB" w:rsidRDefault="00240519" w:rsidP="00A128BB">
      <w:pPr>
        <w:keepNext/>
        <w:rPr>
          <w:ins w:id="60" w:author="Felipe Gil Castiñeira" w:date="2018-11-11T18:17:00Z"/>
        </w:rPr>
        <w:pPrChange w:id="61" w:author="Felipe Gil Castiñeira" w:date="2018-11-11T18:17:00Z">
          <w:pPr/>
        </w:pPrChange>
      </w:pPr>
      <w:r>
        <w:rPr>
          <w:noProof/>
          <w:lang w:val="gl-ES" w:eastAsia="gl-ES"/>
        </w:rPr>
        <w:drawing>
          <wp:inline distT="0" distB="0" distL="0" distR="0" wp14:anchorId="26159D62" wp14:editId="26439165">
            <wp:extent cx="5400040" cy="30867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ne_depth_materials.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0040" cy="3086735"/>
                    </a:xfrm>
                    <a:prstGeom prst="rect">
                      <a:avLst/>
                    </a:prstGeom>
                  </pic:spPr>
                </pic:pic>
              </a:graphicData>
            </a:graphic>
          </wp:inline>
        </w:drawing>
      </w:r>
    </w:p>
    <w:p w14:paraId="46510504" w14:textId="3C17F359" w:rsidR="00240519" w:rsidRDefault="00A128BB" w:rsidP="00A128BB">
      <w:pPr>
        <w:pStyle w:val="Descripcin"/>
        <w:jc w:val="center"/>
        <w:pPrChange w:id="62" w:author="Felipe Gil Castiñeira" w:date="2018-11-11T18:17:00Z">
          <w:pPr/>
        </w:pPrChange>
      </w:pPr>
      <w:ins w:id="63" w:author="Felipe Gil Castiñeira" w:date="2018-11-11T18:17:00Z">
        <w:r>
          <w:t xml:space="preserve">Ilustración </w:t>
        </w:r>
        <w:r>
          <w:fldChar w:fldCharType="begin"/>
        </w:r>
        <w:r>
          <w:instrText xml:space="preserve"> SEQ Ilustración \* ARABIC </w:instrText>
        </w:r>
      </w:ins>
      <w:r>
        <w:fldChar w:fldCharType="separate"/>
      </w:r>
      <w:ins w:id="64" w:author="Felipe Gil Castiñeira" w:date="2018-11-11T18:17:00Z">
        <w:r>
          <w:rPr>
            <w:noProof/>
          </w:rPr>
          <w:t>1</w:t>
        </w:r>
        <w:r>
          <w:fldChar w:fldCharType="end"/>
        </w:r>
        <w:r>
          <w:t>: YYY</w:t>
        </w:r>
      </w:ins>
    </w:p>
    <w:p w14:paraId="2D3A450B" w14:textId="590CBE47" w:rsidR="00A301E2" w:rsidRDefault="00A301E2" w:rsidP="00A301E2">
      <w:r>
        <w:t>Se trata de una plataforma modular</w:t>
      </w:r>
      <w:ins w:id="65" w:author="Felipe Gil Castiñeira" w:date="2018-11-11T18:17:00Z">
        <w:r w:rsidR="00A128BB">
          <w:t xml:space="preserve"> (figura XXX)</w:t>
        </w:r>
      </w:ins>
      <w:r>
        <w:t xml:space="preserve"> en continuo desarrollo, con gran énfasis en la escalabilidad, dando la posibilidad de añadir nuevos vehículos, plataformas hardware y protocolos software. Además se trata de un proyecto de código abierto, por lo que cualquier desarrollador puede contribuir</w:t>
      </w:r>
      <w:r w:rsidR="00C03838">
        <w:t xml:space="preserve"> y utilizarlo</w:t>
      </w:r>
      <w:r>
        <w:t>.</w:t>
      </w:r>
    </w:p>
    <w:p w14:paraId="2F7781A0" w14:textId="77777777" w:rsidR="00A301E2" w:rsidRDefault="00A301E2" w:rsidP="00A301E2">
      <w:r>
        <w:t xml:space="preserve">Incluye un conjunto de APIs [ </w:t>
      </w:r>
      <w:hyperlink r:id="rId72" w:history="1">
        <w:r w:rsidRPr="00AA6EAB">
          <w:rPr>
            <w:rStyle w:val="Hipervnculo"/>
          </w:rPr>
          <w:t>https://github.com/Microsoft/AirSim/blob/master/docs/apis.md</w:t>
        </w:r>
      </w:hyperlink>
      <w:r>
        <w:t xml:space="preserve"> ] que permiten leer el estado del vehículo, de los sensores y de las cámaras, así como también enviar comandos al vehículo.</w:t>
      </w:r>
    </w:p>
    <w:p w14:paraId="16B4ADAC" w14:textId="77777777" w:rsidR="00A301E2" w:rsidRDefault="00A301E2" w:rsidP="00A301E2">
      <w:r>
        <w:t xml:space="preserve">Este entorno de simulación provee 3 interfaces diferentes de uso [ </w:t>
      </w:r>
      <w:hyperlink r:id="rId73" w:history="1">
        <w:r w:rsidRPr="00AA6EAB">
          <w:rPr>
            <w:rStyle w:val="Hipervnculo"/>
          </w:rPr>
          <w:t>https://github.com/Microsoft/AirSim/blob/master/README.md</w:t>
        </w:r>
      </w:hyperlink>
      <w:r>
        <w:t xml:space="preserve"> ]:</w:t>
      </w:r>
    </w:p>
    <w:p w14:paraId="2C774B18" w14:textId="77777777" w:rsidR="00A301E2" w:rsidRDefault="00A301E2" w:rsidP="00A301E2">
      <w:pPr>
        <w:pStyle w:val="Prrafodelista"/>
        <w:numPr>
          <w:ilvl w:val="0"/>
          <w:numId w:val="24"/>
        </w:numPr>
      </w:pPr>
      <w:r w:rsidRPr="00A301E2">
        <w:rPr>
          <w:b/>
        </w:rPr>
        <w:t>Control manual:</w:t>
      </w:r>
      <w:r>
        <w:t xml:space="preserve"> se trata de una interfaz en la que el usuario controla el comportamiento del vehículo con ayuda de un joystick control remoto conectado al simulador.</w:t>
      </w:r>
    </w:p>
    <w:p w14:paraId="7788A69D" w14:textId="77777777" w:rsidR="00A301E2" w:rsidRDefault="00A301E2" w:rsidP="00A301E2">
      <w:pPr>
        <w:pStyle w:val="Prrafodelista"/>
        <w:numPr>
          <w:ilvl w:val="0"/>
          <w:numId w:val="22"/>
        </w:numPr>
      </w:pPr>
      <w:r w:rsidRPr="00A301E2">
        <w:rPr>
          <w:b/>
        </w:rPr>
        <w:t>Control automático:</w:t>
      </w:r>
      <w:r>
        <w:t xml:space="preserve"> con esta interfaz, el usuario no tiene control directo sobre el vehículo. Con la ayuda de las diferentes APIs y frameworks disponibles, es posible crear algoritmos para experimentar con vehículos autónomos.</w:t>
      </w:r>
    </w:p>
    <w:p w14:paraId="506CDF81" w14:textId="77777777" w:rsidR="00A301E2" w:rsidRDefault="00A301E2" w:rsidP="00A301E2">
      <w:pPr>
        <w:pStyle w:val="Prrafodelista"/>
        <w:numPr>
          <w:ilvl w:val="0"/>
          <w:numId w:val="22"/>
        </w:numPr>
      </w:pPr>
      <w:r w:rsidRPr="00A301E2">
        <w:rPr>
          <w:b/>
        </w:rPr>
        <w:t>Modo Visión Artificial:</w:t>
      </w:r>
      <w:r>
        <w:t xml:space="preserve"> esta interfaz está contemplada para usuarios que solamente están interesados en la parte gráfica del entorno. En este modo el simulador elimina el vehículo y su física de comportamiento, y ofrece el uso de APIs de visión artificial para explorar el entorno y experimentar con algoritmos en este campo.</w:t>
      </w:r>
    </w:p>
    <w:p w14:paraId="7BC7251C" w14:textId="77777777" w:rsidR="00A301E2" w:rsidRDefault="00A301E2" w:rsidP="00A301E2">
      <w:pPr>
        <w:pStyle w:val="Prrafodelista"/>
      </w:pPr>
    </w:p>
    <w:p w14:paraId="3C045798" w14:textId="77777777" w:rsidR="00C439F7" w:rsidRDefault="00240519" w:rsidP="00C439F7">
      <w:pPr>
        <w:keepNext/>
        <w:rPr>
          <w:ins w:id="66" w:author="Felipe Gil Castiñeira" w:date="2018-11-11T18:14:00Z"/>
        </w:rPr>
        <w:pPrChange w:id="67" w:author="Felipe Gil Castiñeira" w:date="2018-11-11T18:14:00Z">
          <w:pPr/>
        </w:pPrChange>
      </w:pPr>
      <w:r>
        <w:rPr>
          <w:noProof/>
          <w:lang w:val="gl-ES" w:eastAsia="gl-ES"/>
        </w:rPr>
        <w:lastRenderedPageBreak/>
        <w:drawing>
          <wp:inline distT="0" distB="0" distL="0" distR="0" wp14:anchorId="092D8C89" wp14:editId="33752A21">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1E7ADCB" w14:textId="56A9A9D2" w:rsidR="00240519" w:rsidRDefault="00C439F7" w:rsidP="00C439F7">
      <w:pPr>
        <w:pStyle w:val="Descripcin"/>
        <w:jc w:val="center"/>
        <w:pPrChange w:id="68" w:author="Felipe Gil Castiñeira" w:date="2018-11-11T18:14:00Z">
          <w:pPr/>
        </w:pPrChange>
      </w:pPr>
      <w:ins w:id="69" w:author="Felipe Gil Castiñeira" w:date="2018-11-11T18:14:00Z">
        <w:r>
          <w:t xml:space="preserve">Ilustración </w:t>
        </w:r>
        <w:r>
          <w:fldChar w:fldCharType="begin"/>
        </w:r>
        <w:r>
          <w:instrText xml:space="preserve"> SEQ Ilustración \* ARABIC </w:instrText>
        </w:r>
      </w:ins>
      <w:r>
        <w:fldChar w:fldCharType="separate"/>
      </w:r>
      <w:ins w:id="70" w:author="Felipe Gil Castiñeira" w:date="2018-11-11T18:17:00Z">
        <w:r w:rsidR="00A128BB">
          <w:rPr>
            <w:noProof/>
          </w:rPr>
          <w:t>2</w:t>
        </w:r>
      </w:ins>
      <w:ins w:id="71" w:author="Felipe Gil Castiñeira" w:date="2018-11-11T18:14:00Z">
        <w:r>
          <w:fldChar w:fldCharType="end"/>
        </w:r>
        <w:r>
          <w:t>: XXX</w:t>
        </w:r>
      </w:ins>
    </w:p>
    <w:p w14:paraId="5002F9B8" w14:textId="77777777" w:rsidR="00A301E2" w:rsidRDefault="00A301E2" w:rsidP="00A301E2">
      <w:r>
        <w:t xml:space="preserve">Actualmente AirSim ofrece la posibilidad de utilizar dos controladores de vuelo: </w:t>
      </w:r>
      <w:r w:rsidRPr="00BA1126">
        <w:rPr>
          <w:b/>
        </w:rPr>
        <w:t>Simple Flight</w:t>
      </w:r>
      <w:r>
        <w:t xml:space="preserve"> en modo SITL o </w:t>
      </w:r>
      <w:r w:rsidRPr="00BA1126">
        <w:rPr>
          <w:b/>
        </w:rPr>
        <w:t>PX4</w:t>
      </w:r>
      <w:r>
        <w:t xml:space="preserve"> en modo SITL o HITL. En el futuro se pretende compatibilizar otros autopilots como ROSflight [ </w:t>
      </w:r>
      <w:hyperlink r:id="rId75" w:history="1">
        <w:r w:rsidRPr="00AA6EAB">
          <w:rPr>
            <w:rStyle w:val="Hipervnculo"/>
          </w:rPr>
          <w:t>http://docs.rosflight.org/en/latest/</w:t>
        </w:r>
      </w:hyperlink>
      <w:r>
        <w:t xml:space="preserve"> ] y Hackflight [ </w:t>
      </w:r>
      <w:hyperlink r:id="rId76" w:history="1">
        <w:r w:rsidRPr="00AA6EAB">
          <w:rPr>
            <w:rStyle w:val="Hipervnculo"/>
          </w:rPr>
          <w:t>https://github.com/simondlevy/Hackflight</w:t>
        </w:r>
      </w:hyperlink>
      <w:r>
        <w:t xml:space="preserve"> ]</w:t>
      </w:r>
    </w:p>
    <w:p w14:paraId="1D32F1CB" w14:textId="77777777" w:rsidR="00A301E2" w:rsidRDefault="00A301E2" w:rsidP="00A301E2">
      <w:r>
        <w:t>Simple Flight es un controlador de vuelo desarrollado por Microsoft y entendido como un conjunto de algoritmos empaquetados en una librería de cabeceras C++ sin dependencias. La principal ventaja que ofrece es la posibilidad de utilizar este autopilot en simulación o sobre un hardware real indistintamente, al contrario que la mayoría de c</w:t>
      </w:r>
      <w:r w:rsidR="004E5514">
        <w:t>ontroladores, que requieren</w:t>
      </w:r>
      <w:r>
        <w:t xml:space="preserve"> una complicada configuración para hacerlos funcionar en modo SITL. Actualmente Simple Flight está en desarrollo, y la intención es adaptarlo a diferentes controladores hardware ampliamente utilizados como son las placas Pixhawk V2 [ </w:t>
      </w:r>
      <w:hyperlink r:id="rId77" w:history="1">
        <w:r w:rsidRPr="00AA6EAB">
          <w:rPr>
            <w:rStyle w:val="Hipervnculo"/>
          </w:rPr>
          <w:t>https://docs.px4.io/en/flight_controller/pixhawk-2.html</w:t>
        </w:r>
      </w:hyperlink>
      <w:r>
        <w:t xml:space="preserve"> ] y Naze32 [ </w:t>
      </w:r>
      <w:hyperlink r:id="rId78" w:history="1">
        <w:r w:rsidRPr="00AA6EAB">
          <w:rPr>
            <w:rStyle w:val="Hipervnculo"/>
          </w:rPr>
          <w:t>https://quadquestions.com/Naze32_rev6_manual_v1.2.pdf</w:t>
        </w:r>
      </w:hyperlink>
      <w:r>
        <w:t xml:space="preserve"> ].</w:t>
      </w:r>
    </w:p>
    <w:p w14:paraId="4672CC71" w14:textId="77777777" w:rsidR="00A301E2" w:rsidRPr="007B2DEB" w:rsidRDefault="00A301E2" w:rsidP="00A301E2">
      <w:r w:rsidRPr="007B2DEB">
        <w:t xml:space="preserve">PX4 [ </w:t>
      </w:r>
      <w:hyperlink r:id="rId79" w:history="1">
        <w:r w:rsidRPr="007B2DEB">
          <w:rPr>
            <w:rStyle w:val="Hipervnculo"/>
          </w:rPr>
          <w:t>https://github.com/Microsoft/AirSim/blob/master/docs/px4_setup.md</w:t>
        </w:r>
      </w:hyperlink>
      <w:r w:rsidRPr="007B2DEB">
        <w:t xml:space="preserve"> ] es un controlador de vuelo de</w:t>
      </w:r>
      <w:r w:rsidR="004E5514">
        <w:t xml:space="preserve"> código abierto ampliamente utilizado y con soporte para multitud de dispositivos hardware y sensores. AirSim proporciona soporte para integrar este</w:t>
      </w:r>
      <w:r w:rsidR="00BA1126">
        <w:t xml:space="preserve"> autopilot en modo SITL o HITL, sin embargo, la integración de este controlador sigue resultando considerablemente complicada en ambos casos.</w:t>
      </w:r>
    </w:p>
    <w:p w14:paraId="3D19E0C5" w14:textId="77777777" w:rsidR="00A301E2" w:rsidRDefault="00A301E2" w:rsidP="00A301E2">
      <w:r w:rsidRPr="00614120">
        <w:t>En cuanto a compatibilidad con otras tecnolog</w:t>
      </w:r>
      <w:r>
        <w:t xml:space="preserve">ías, actualmente AirSim </w:t>
      </w:r>
      <w:r w:rsidR="004E5514">
        <w:t>utiliza</w:t>
      </w:r>
      <w:r w:rsidR="00C420BF">
        <w:t xml:space="preserve"> una librería propia [ </w:t>
      </w:r>
      <w:hyperlink r:id="rId80" w:history="1">
        <w:r w:rsidR="00C420BF" w:rsidRPr="00AA6EAB">
          <w:rPr>
            <w:rStyle w:val="Hipervnculo"/>
          </w:rPr>
          <w:t>https://github.com/Microsoft/AirSim/tree/master/</w:t>
        </w:r>
        <w:r w:rsidR="008B2F44">
          <w:rPr>
            <w:rStyle w:val="Hipervnculo"/>
          </w:rPr>
          <w:t>MAVLink</w:t>
        </w:r>
        <w:r w:rsidR="00C420BF" w:rsidRPr="00AA6EAB">
          <w:rPr>
            <w:rStyle w:val="Hipervnculo"/>
          </w:rPr>
          <w:t>Com</w:t>
        </w:r>
      </w:hyperlink>
      <w:r w:rsidR="00C420BF">
        <w:t xml:space="preserve"> ] basada en</w:t>
      </w:r>
      <w:r w:rsidR="004E5514">
        <w:t xml:space="preserve"> </w:t>
      </w:r>
      <w:r w:rsidR="008B2F44">
        <w:t>MAVLink</w:t>
      </w:r>
      <w:r w:rsidR="00C420BF">
        <w:t xml:space="preserve"> [ </w:t>
      </w:r>
      <w:hyperlink r:id="rId81" w:history="1">
        <w:r w:rsidR="00C420BF" w:rsidRPr="00AA6EAB">
          <w:rPr>
            <w:rStyle w:val="Hipervnculo"/>
          </w:rPr>
          <w:t>https://</w:t>
        </w:r>
        <w:r w:rsidR="008B2F44">
          <w:rPr>
            <w:rStyle w:val="Hipervnculo"/>
          </w:rPr>
          <w:t>MAVLink</w:t>
        </w:r>
        <w:r w:rsidR="00C420BF" w:rsidRPr="00AA6EAB">
          <w:rPr>
            <w:rStyle w:val="Hipervnculo"/>
          </w:rPr>
          <w:t>.io/en/</w:t>
        </w:r>
      </w:hyperlink>
      <w:r w:rsidR="00C420BF">
        <w:t xml:space="preserve"> ]</w:t>
      </w:r>
      <w:r>
        <w:t>, un protocolo de comunicación</w:t>
      </w:r>
      <w:r w:rsidR="00C420BF">
        <w:t xml:space="preserve"> para drones </w:t>
      </w:r>
      <w:r>
        <w:t>comúnmente utilizado</w:t>
      </w:r>
      <w:r w:rsidR="00C420BF">
        <w:t xml:space="preserve">, que permite la integración </w:t>
      </w:r>
      <w:r w:rsidR="00C6208C">
        <w:t>de</w:t>
      </w:r>
      <w:r w:rsidR="00C420BF">
        <w:t xml:space="preserve"> PX4. Además también </w:t>
      </w:r>
      <w:r w:rsidR="00AB6A70">
        <w:t xml:space="preserve">ofrece soporte para integrar </w:t>
      </w:r>
      <w:r w:rsidR="00C420BF">
        <w:t xml:space="preserve">ROS, </w:t>
      </w:r>
      <w:r w:rsidR="003F4B10">
        <w:t xml:space="preserve">permitiendo interactuar con los datos de la simulación directamente </w:t>
      </w:r>
      <w:r w:rsidR="00C6208C">
        <w:t>desde</w:t>
      </w:r>
      <w:r w:rsidR="003F4B10">
        <w:t xml:space="preserve"> </w:t>
      </w:r>
      <w:r w:rsidR="00C6208C">
        <w:t>dicho</w:t>
      </w:r>
      <w:r w:rsidR="003F4B10">
        <w:t xml:space="preserve"> framework.</w:t>
      </w:r>
    </w:p>
    <w:p w14:paraId="24D0B79D" w14:textId="77777777" w:rsidR="00A301E2" w:rsidRDefault="00A301E2" w:rsidP="00A301E2"/>
    <w:p w14:paraId="7620D7E6" w14:textId="77777777" w:rsidR="00A301E2" w:rsidRDefault="00A301E2" w:rsidP="00A301E2">
      <w:pPr>
        <w:pStyle w:val="Ttulo4"/>
      </w:pPr>
      <w:r>
        <w:t>REINFORCEMENT LEARNING</w:t>
      </w:r>
      <w:r w:rsidR="00A270DB">
        <w:t>: GYM</w:t>
      </w:r>
    </w:p>
    <w:p w14:paraId="650798E6" w14:textId="77777777" w:rsidR="001A69C2" w:rsidRDefault="001A69C2" w:rsidP="00D33D62">
      <w:r>
        <w:t xml:space="preserve">El </w:t>
      </w:r>
      <w:r w:rsidRPr="00D33D62">
        <w:t>Reinforcement Learning (RL)</w:t>
      </w:r>
      <w:r>
        <w:t xml:space="preserve"> o Aprendizaje por Refuerzo es un área del </w:t>
      </w:r>
      <w:r w:rsidRPr="00D33D62">
        <w:t>Machine Learning</w:t>
      </w:r>
      <w:r>
        <w:t xml:space="preserve"> que permite a un agente</w:t>
      </w:r>
      <w:r w:rsidR="005425F5">
        <w:t xml:space="preserve"> (</w:t>
      </w:r>
      <w:r w:rsidR="00C94D26">
        <w:t>entidad que va a aprender</w:t>
      </w:r>
      <w:r w:rsidR="005425F5">
        <w:t>)</w:t>
      </w:r>
      <w:r>
        <w:t xml:space="preserve"> descubrir un comportamiento óptimo de </w:t>
      </w:r>
      <w:r>
        <w:lastRenderedPageBreak/>
        <w:t xml:space="preserve">forma autónoma a través de interacciones de prueba y error con el entorno que lo rodea. En lugar de proporcionarle al agente la solución </w:t>
      </w:r>
      <w:r w:rsidR="00913C34">
        <w:t>a un problema, en</w:t>
      </w:r>
      <w:r>
        <w:t xml:space="preserve"> RL </w:t>
      </w:r>
      <w:r w:rsidRPr="00913C34">
        <w:t xml:space="preserve">el entorno le devolverá </w:t>
      </w:r>
      <w:r>
        <w:t xml:space="preserve">una recompensa positiva (refuerzo) o negativa (castigo) al agente según la acción que haya llevado a cabo. Con esto, el agente aprenderá qué tipo de conductas son las que debe mantener para obtener recompensas cada vez más positivas. </w:t>
      </w:r>
    </w:p>
    <w:p w14:paraId="6F81A39E" w14:textId="77777777" w:rsidR="00913C34" w:rsidRDefault="001A69C2" w:rsidP="00D33D62">
      <w:r>
        <w:t>La razón de utilizar este tipo de aprendizaje para desarrollar sistemas autónomos reside en la inmensa complejidad que supone programar las infinitas situaciones que se pueden dar</w:t>
      </w:r>
      <w:r w:rsidR="00913C34">
        <w:t xml:space="preserve"> en un entorno real</w:t>
      </w:r>
      <w:r>
        <w:t xml:space="preserve"> y que </w:t>
      </w:r>
      <w:r w:rsidR="00913C34">
        <w:t xml:space="preserve">un vehículo </w:t>
      </w:r>
      <w:r>
        <w:t xml:space="preserve">debe saber resolver. Ante esta complejidad, </w:t>
      </w:r>
      <w:r w:rsidR="00913C34">
        <w:t>resulta muy atractiva la solución</w:t>
      </w:r>
      <w:r>
        <w:t xml:space="preserve"> de crear un sistema que pueda generar ese conocimiento por sí mismo a través de la asociación de relaciones causa-e</w:t>
      </w:r>
      <w:r w:rsidR="00D33D62">
        <w:t>fecto de su propia experiencia.</w:t>
      </w:r>
    </w:p>
    <w:p w14:paraId="5B6ECC19" w14:textId="77777777" w:rsidR="001A69C2" w:rsidRDefault="00171F69" w:rsidP="001A69C2">
      <w:pPr>
        <w:pStyle w:val="Prrafodelista"/>
        <w:ind w:left="0"/>
        <w:rPr>
          <w:rStyle w:val="ReferenciasCar"/>
        </w:rPr>
      </w:pPr>
      <w:r>
        <w:t>[</w:t>
      </w:r>
      <w:r w:rsidR="001A69C2">
        <w:t xml:space="preserve"> </w:t>
      </w:r>
      <w:r w:rsidR="001A69C2">
        <w:rPr>
          <w:rStyle w:val="ReferenciasCar"/>
        </w:rPr>
        <w:t xml:space="preserve">Referencias:  </w:t>
      </w:r>
    </w:p>
    <w:p w14:paraId="4498C3E8" w14:textId="77777777" w:rsidR="001A69C2" w:rsidRDefault="001A69C2" w:rsidP="001A69C2">
      <w:pPr>
        <w:pStyle w:val="Prrafodelista"/>
        <w:ind w:left="0"/>
        <w:rPr>
          <w:rStyle w:val="ReferenciasCar"/>
        </w:rPr>
      </w:pPr>
      <w:r>
        <w:rPr>
          <w:rStyle w:val="ReferenciasCar"/>
        </w:rPr>
        <w:t xml:space="preserve">Paper </w:t>
      </w:r>
      <w:hyperlink r:id="rId82" w:history="1">
        <w:r>
          <w:rPr>
            <w:rStyle w:val="Hipervnculo"/>
          </w:rPr>
          <w:t>http://www.ias.tu-darmstadt.de/uploads/Publications/Kober_IJRR_2013.pdf</w:t>
        </w:r>
      </w:hyperlink>
      <w:r>
        <w:rPr>
          <w:rStyle w:val="ReferenciasCar"/>
        </w:rPr>
        <w:t xml:space="preserve"> </w:t>
      </w:r>
    </w:p>
    <w:p w14:paraId="33A0798B" w14:textId="77777777" w:rsidR="001A69C2" w:rsidRDefault="001A69C2" w:rsidP="001A69C2">
      <w:pPr>
        <w:pStyle w:val="Prrafodelista"/>
        <w:ind w:left="0"/>
        <w:rPr>
          <w:rStyle w:val="ReferenciasCar"/>
        </w:rPr>
      </w:pPr>
      <w:r>
        <w:rPr>
          <w:rStyle w:val="ReferenciasCar"/>
        </w:rPr>
        <w:t xml:space="preserve">Paper </w:t>
      </w:r>
      <w:hyperlink r:id="rId83" w:history="1">
        <w:r>
          <w:rPr>
            <w:rStyle w:val="Hipervnculo"/>
          </w:rPr>
          <w:t>https://arxiv.org/pdf/cs/9605103.pdf</w:t>
        </w:r>
      </w:hyperlink>
      <w:r>
        <w:rPr>
          <w:rStyle w:val="ReferenciasCar"/>
        </w:rPr>
        <w:t xml:space="preserve"> </w:t>
      </w:r>
    </w:p>
    <w:p w14:paraId="2E63904E" w14:textId="77777777" w:rsidR="001A69C2" w:rsidRPr="000B4DE1" w:rsidRDefault="001A69C2" w:rsidP="001A69C2">
      <w:pPr>
        <w:pStyle w:val="Prrafodelista"/>
        <w:ind w:left="0"/>
        <w:rPr>
          <w:rStyle w:val="ReferenciasCar"/>
          <w:u w:val="single"/>
        </w:rPr>
      </w:pPr>
      <w:r w:rsidRPr="000B4DE1">
        <w:rPr>
          <w:rStyle w:val="ReferenciasCar"/>
        </w:rPr>
        <w:t xml:space="preserve">Libro: </w:t>
      </w:r>
      <w:r w:rsidRPr="000B4DE1">
        <w:rPr>
          <w:rStyle w:val="ReferenciasCar"/>
          <w:u w:val="single"/>
        </w:rPr>
        <w:t>Artificial Intelligence, A Modern Approach</w:t>
      </w:r>
    </w:p>
    <w:p w14:paraId="3CA3CCC3" w14:textId="77777777" w:rsidR="001A69C2" w:rsidRDefault="001A69C2" w:rsidP="001A69C2">
      <w:pPr>
        <w:pStyle w:val="Prrafodelista"/>
        <w:ind w:left="0"/>
        <w:rPr>
          <w:lang w:val="en-US"/>
        </w:rPr>
      </w:pPr>
      <w:r w:rsidRPr="001A69C2">
        <w:rPr>
          <w:rStyle w:val="ReferenciasCar"/>
          <w:lang w:val="en-US"/>
        </w:rPr>
        <w:t xml:space="preserve">Libro: </w:t>
      </w:r>
      <w:r w:rsidRPr="001A69C2">
        <w:rPr>
          <w:rStyle w:val="ReferenciasCar"/>
          <w:u w:val="single"/>
          <w:lang w:val="en-US"/>
        </w:rPr>
        <w:t>Reinforcement Learning, An Introduction</w:t>
      </w:r>
      <w:r w:rsidRPr="001A69C2">
        <w:rPr>
          <w:lang w:val="en-US"/>
        </w:rPr>
        <w:t>]</w:t>
      </w:r>
    </w:p>
    <w:p w14:paraId="72F3392B" w14:textId="77777777" w:rsidR="00A542FC" w:rsidRDefault="00A542FC" w:rsidP="001A69C2">
      <w:pPr>
        <w:pStyle w:val="Prrafodelista"/>
        <w:ind w:left="0"/>
        <w:rPr>
          <w:lang w:val="en-US"/>
        </w:rPr>
      </w:pPr>
    </w:p>
    <w:p w14:paraId="77E508C6" w14:textId="77777777" w:rsidR="00A542FC" w:rsidRPr="000B4DE1" w:rsidRDefault="00A542FC" w:rsidP="001A69C2">
      <w:pPr>
        <w:pStyle w:val="Prrafodelista"/>
        <w:ind w:left="0"/>
      </w:pPr>
      <w:r w:rsidRPr="000B4DE1">
        <w:t xml:space="preserve">{{ Meter imagen de este estilo: </w:t>
      </w:r>
      <w:hyperlink r:id="rId84" w:history="1">
        <w:r w:rsidRPr="000B4DE1">
          <w:rPr>
            <w:rStyle w:val="Hipervnculo"/>
          </w:rPr>
          <w:t>https://w</w:t>
        </w:r>
        <w:r w:rsidRPr="000B4DE1">
          <w:rPr>
            <w:rStyle w:val="Hipervnculo"/>
          </w:rPr>
          <w:t>w</w:t>
        </w:r>
        <w:r w:rsidRPr="000B4DE1">
          <w:rPr>
            <w:rStyle w:val="Hipervnculo"/>
          </w:rPr>
          <w:t>w.kdnuggets.com/images/reinforcement-learning-fig1-700.jpg</w:t>
        </w:r>
      </w:hyperlink>
      <w:r w:rsidRPr="000B4DE1">
        <w:t xml:space="preserve">  - Esquema RL agente - entorno}}</w:t>
      </w:r>
    </w:p>
    <w:p w14:paraId="288E9256" w14:textId="77777777" w:rsidR="00B62B7C" w:rsidRDefault="00913C34" w:rsidP="001A69C2">
      <w:r>
        <w:t>El objetivo de este trabajo es la obtención de un framework</w:t>
      </w:r>
      <w:r w:rsidR="00255BE6">
        <w:t xml:space="preserve"> destina</w:t>
      </w:r>
      <w:r>
        <w:t>d</w:t>
      </w:r>
      <w:r w:rsidR="00255BE6">
        <w:t>o</w:t>
      </w:r>
      <w:r>
        <w:t xml:space="preserve"> a desarrollar y entrenar sistemas RL, por lo que dicho framework deberá tener un sistema de entrenamiento basado en prueba y error, es decir, </w:t>
      </w:r>
      <w:r w:rsidR="00255BE6">
        <w:t xml:space="preserve">en la repetición sucesiva </w:t>
      </w:r>
      <w:r w:rsidR="00B62B7C">
        <w:t>de un episodio</w:t>
      </w:r>
      <w:r w:rsidR="00255BE6">
        <w:t xml:space="preserve"> de entrenamiento al final de</w:t>
      </w:r>
      <w:r w:rsidR="00B62B7C">
        <w:t>l</w:t>
      </w:r>
      <w:r w:rsidR="00255BE6">
        <w:t xml:space="preserve"> cual, se volverá a </w:t>
      </w:r>
      <w:r w:rsidR="008915CE">
        <w:t xml:space="preserve">la situación </w:t>
      </w:r>
      <w:r w:rsidR="00B62B7C">
        <w:t>inicial y se</w:t>
      </w:r>
      <w:r w:rsidR="00255BE6">
        <w:t xml:space="preserve"> </w:t>
      </w:r>
      <w:r w:rsidR="00171F69">
        <w:t>empeza</w:t>
      </w:r>
      <w:r w:rsidR="00B62B7C">
        <w:t>rá de nuevo el</w:t>
      </w:r>
      <w:r w:rsidR="00255BE6">
        <w:t xml:space="preserve"> episodio.</w:t>
      </w:r>
      <w:r w:rsidR="00B62B7C">
        <w:t xml:space="preserve"> Durante cada episodio, el dron intentará alcanzar su objetivo a base de ejecutar las diferentes acciones que tenga definidas (por ejemplo, moverse en una dirección o girar) e irá acumulando experiencia en función de los </w:t>
      </w:r>
      <w:r w:rsidR="00B62B7C" w:rsidRPr="00B62B7C">
        <w:rPr>
          <w:i/>
        </w:rPr>
        <w:t>refuerzos</w:t>
      </w:r>
      <w:r w:rsidR="00B62B7C">
        <w:t xml:space="preserve"> que el sistema le devuelva.</w:t>
      </w:r>
    </w:p>
    <w:p w14:paraId="0090B135" w14:textId="77777777" w:rsidR="00D00567" w:rsidRDefault="00B62B7C" w:rsidP="00D00567">
      <w:r>
        <w:t>Para implementar esta metodología de entrenamiento</w:t>
      </w:r>
      <w:r w:rsidR="008915CE">
        <w:t>,</w:t>
      </w:r>
      <w:r w:rsidR="00D33D62">
        <w:t xml:space="preserve"> se integrará Gym</w:t>
      </w:r>
      <w:r w:rsidR="008915CE">
        <w:t xml:space="preserve"> en nuestro proyecto</w:t>
      </w:r>
      <w:r w:rsidR="00D33D62">
        <w:t xml:space="preserve">, un toolkit </w:t>
      </w:r>
      <w:r w:rsidR="008915CE">
        <w:t>de RL</w:t>
      </w:r>
      <w:r w:rsidR="00D00567">
        <w:t xml:space="preserve"> creado por OpenAI.</w:t>
      </w:r>
    </w:p>
    <w:p w14:paraId="49EAE810" w14:textId="77777777" w:rsidR="00D00567" w:rsidRDefault="00D00567" w:rsidP="00D00567">
      <w:r>
        <w:t>OpenAI</w:t>
      </w:r>
      <w:r w:rsidR="008915CE">
        <w:t xml:space="preserve"> [ </w:t>
      </w:r>
      <w:hyperlink r:id="rId85" w:history="1">
        <w:r w:rsidR="008915CE" w:rsidRPr="00144ADE">
          <w:rPr>
            <w:rStyle w:val="Hipervnculo"/>
          </w:rPr>
          <w:t>https://openai.com/about/</w:t>
        </w:r>
      </w:hyperlink>
      <w:r w:rsidR="008915CE">
        <w:t xml:space="preserve"> ]</w:t>
      </w:r>
      <w:r w:rsidR="00171F69">
        <w:t xml:space="preserve"> es una compañía</w:t>
      </w:r>
      <w:r>
        <w:t xml:space="preserve"> de investigación sin ánimo de lucro especializada en Inteligencia Artificial (IA), que tiene como objetivo crear una Inteligencia Artificial General (AGI, por sus siglas en inglés) segura y accesible para toda la humanidad.</w:t>
      </w:r>
    </w:p>
    <w:p w14:paraId="53D5954A" w14:textId="77777777" w:rsidR="00BD2E6E" w:rsidRDefault="008915CE" w:rsidP="008838FF">
      <w:r w:rsidRPr="008915CE">
        <w:t xml:space="preserve">Gym [ </w:t>
      </w:r>
      <w:hyperlink r:id="rId86" w:history="1">
        <w:r w:rsidRPr="008915CE">
          <w:rPr>
            <w:rStyle w:val="Hipervnculo"/>
          </w:rPr>
          <w:t>http://gym.openai.com/</w:t>
        </w:r>
      </w:hyperlink>
      <w:r w:rsidRPr="008915CE">
        <w:t xml:space="preserve"> ]</w:t>
      </w:r>
      <w:r w:rsidR="00171F69">
        <w:t xml:space="preserve"> consiste en</w:t>
      </w:r>
      <w:r>
        <w:t xml:space="preserve"> un conjunto de herramientas para desarrollar y comparar algoritmos de RL. Se trata de un paquete de Python que</w:t>
      </w:r>
      <w:r w:rsidR="00A542FC">
        <w:t xml:space="preserve"> contiene una colección de entornos y </w:t>
      </w:r>
      <w:r w:rsidR="00747834">
        <w:t xml:space="preserve">que provee </w:t>
      </w:r>
      <w:r w:rsidR="00A542FC">
        <w:t xml:space="preserve">unas </w:t>
      </w:r>
      <w:r w:rsidR="00747834">
        <w:t>guías de referencia</w:t>
      </w:r>
      <w:r w:rsidR="00A542FC">
        <w:t xml:space="preserve"> para desarrollar agentes que interactúen c</w:t>
      </w:r>
      <w:r w:rsidR="00747834">
        <w:t xml:space="preserve">on dichos entornos, así como para crear entornos nuevos. Tanto los entornos como los agentes siguen unas estructuras </w:t>
      </w:r>
      <w:r w:rsidR="00171F69">
        <w:t xml:space="preserve">e interfaces </w:t>
      </w:r>
      <w:r w:rsidR="00747834">
        <w:t>determinadas, permitiendo así intercambiar</w:t>
      </w:r>
      <w:r w:rsidR="005425F5">
        <w:t xml:space="preserve"> los agentes y los algoritmos de aprendizaje que estos utilizan. De este modo, se pueden comparar diversos tipos de agentes entrenados en el mismo entorno.</w:t>
      </w:r>
    </w:p>
    <w:p w14:paraId="43CD1744" w14:textId="77777777" w:rsidR="005425F5" w:rsidRPr="008838FF" w:rsidRDefault="005425F5" w:rsidP="008838FF">
      <w:r>
        <w:t xml:space="preserve">En el contexto del presente proyecto, el entorno será la simulación, y los agentes serán los </w:t>
      </w:r>
      <w:r w:rsidR="00BD2E6E">
        <w:t xml:space="preserve">drones, implementando </w:t>
      </w:r>
      <w:r>
        <w:t>diferentes algoritmos de entrenamiento, de forma que se pueda comparar el rendimiento de los diferentes</w:t>
      </w:r>
      <w:bookmarkStart w:id="72" w:name="_GoBack"/>
      <w:bookmarkEnd w:id="72"/>
      <w:r>
        <w:t xml:space="preserve"> algoritmos en las mismas condiciones.</w:t>
      </w:r>
    </w:p>
    <w:sectPr w:rsidR="005425F5" w:rsidRPr="008838F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pe Gil Castiñeira" w:date="2018-11-11T18:01:00Z" w:initials="FGC">
    <w:p w14:paraId="2919B2AF" w14:textId="3D2132DD" w:rsidR="008F64FC" w:rsidRDefault="008F64FC">
      <w:pPr>
        <w:pStyle w:val="Textocomentario"/>
      </w:pPr>
      <w:r>
        <w:rPr>
          <w:rStyle w:val="Refdecomentario"/>
        </w:rPr>
        <w:annotationRef/>
      </w:r>
      <w:r>
        <w:t xml:space="preserve">Para meter referencias na bibliografía utiliza este estilo: </w:t>
      </w:r>
      <w:r w:rsidRPr="008F64FC">
        <w:t>https://biblioguias.uam.es/citar/estilo_ieee</w:t>
      </w:r>
    </w:p>
  </w:comment>
  <w:comment w:id="1" w:author="Felipe Gil Castiñeira" w:date="2018-11-11T17:15:00Z" w:initials="FGC">
    <w:p w14:paraId="34FAA31F" w14:textId="77777777" w:rsidR="00B223EC" w:rsidRDefault="00B223EC">
      <w:pPr>
        <w:pStyle w:val="Textocomentario"/>
      </w:pPr>
      <w:r>
        <w:rPr>
          <w:rStyle w:val="Refdecomentario"/>
        </w:rPr>
        <w:annotationRef/>
      </w:r>
      <w:r>
        <w:t>Non poñería o enlace, ou senón como nota a pe.</w:t>
      </w:r>
    </w:p>
  </w:comment>
  <w:comment w:id="12" w:author="Felipe Gil Castiñeira" w:date="2018-11-11T17:47:00Z" w:initials="FGC">
    <w:p w14:paraId="66B37503" w14:textId="3D0DEA8A" w:rsidR="00221539" w:rsidRDefault="00221539">
      <w:pPr>
        <w:pStyle w:val="Textocomentario"/>
      </w:pPr>
      <w:r>
        <w:rPr>
          <w:rStyle w:val="Refdecomentario"/>
        </w:rPr>
        <w:annotationRef/>
      </w:r>
      <w:r>
        <w:t>Indicar MAVLink no diagrama e na descripción?</w:t>
      </w:r>
    </w:p>
  </w:comment>
  <w:comment w:id="30" w:author="Felipe Gil Castiñeira" w:date="2018-11-11T17:39:00Z" w:initials="FGC">
    <w:p w14:paraId="0E509AC1" w14:textId="77777777" w:rsidR="00A07A6D" w:rsidRDefault="00A07A6D">
      <w:pPr>
        <w:pStyle w:val="Textocomentario"/>
      </w:pPr>
      <w:r>
        <w:rPr>
          <w:rStyle w:val="Refdecomentario"/>
        </w:rPr>
        <w:annotationRef/>
      </w:r>
      <w:r>
        <w:t xml:space="preserve">Se pos os enlaces como pés de páxina, gáñase en claridade. </w:t>
      </w:r>
    </w:p>
  </w:comment>
  <w:comment w:id="31" w:author="Felipe Gil Castiñeira" w:date="2018-11-11T17:41:00Z" w:initials="FGC">
    <w:p w14:paraId="454DA452" w14:textId="77777777" w:rsidR="00A07A6D" w:rsidRDefault="00A07A6D">
      <w:pPr>
        <w:pStyle w:val="Textocomentario"/>
      </w:pPr>
      <w:r>
        <w:rPr>
          <w:rStyle w:val="Refdecomentario"/>
        </w:rPr>
        <w:annotationRef/>
      </w:r>
      <w:r>
        <w:t xml:space="preserve">Inclúe tamén algún artigo académico. En Google Scholar aparecen varios relevantes: </w:t>
      </w:r>
      <w:hyperlink r:id="rId1" w:history="1">
        <w:r w:rsidRPr="00836CB7">
          <w:rPr>
            <w:rStyle w:val="Hipervnculo"/>
          </w:rPr>
          <w:t>https://scholar.google.es/scholar?hl=en&amp;as_sdt=0%2C5&amp;q=openai+ros&amp;btnG</w:t>
        </w:r>
      </w:hyperlink>
      <w:r w:rsidRPr="00A07A6D">
        <w:t>=</w:t>
      </w:r>
    </w:p>
    <w:p w14:paraId="4EA5BF32" w14:textId="77777777" w:rsidR="00A07A6D" w:rsidRDefault="00A07A6D">
      <w:pPr>
        <w:pStyle w:val="Textocomentario"/>
      </w:pPr>
    </w:p>
  </w:comment>
  <w:comment w:id="37" w:author="Felipe Gil Castiñeira" w:date="2018-11-11T17:50:00Z" w:initials="FGC">
    <w:p w14:paraId="59EB730B" w14:textId="3F26D541" w:rsidR="00221539" w:rsidRDefault="00221539">
      <w:pPr>
        <w:pStyle w:val="Textocomentario"/>
      </w:pPr>
      <w:r>
        <w:rPr>
          <w:rStyle w:val="Refdecomentario"/>
        </w:rPr>
        <w:annotationRef/>
      </w:r>
      <w:r>
        <w:t>Añadir tamén unha cita na bibliografía.</w:t>
      </w:r>
    </w:p>
  </w:comment>
  <w:comment w:id="38" w:author="Felipe Gil Castiñeira" w:date="2018-11-11T17:54:00Z" w:initials="FGC">
    <w:p w14:paraId="497A3C27" w14:textId="0B541DF4" w:rsidR="00543086" w:rsidRDefault="00543086">
      <w:pPr>
        <w:pStyle w:val="Textocomentario"/>
      </w:pPr>
      <w:r>
        <w:rPr>
          <w:rStyle w:val="Refdecomentario"/>
        </w:rPr>
        <w:annotationRef/>
      </w:r>
      <w:r>
        <w:t>O nodo MAVROS non estaría realmente fóra de PX4? (actuando como proxy entre ROS e MAVLink?)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19B2AF" w15:done="0"/>
  <w15:commentEx w15:paraId="34FAA31F" w15:done="0"/>
  <w15:commentEx w15:paraId="66B37503" w15:done="0"/>
  <w15:commentEx w15:paraId="0E509AC1" w15:done="0"/>
  <w15:commentEx w15:paraId="4EA5BF32" w15:done="0"/>
  <w15:commentEx w15:paraId="59EB730B" w15:done="0"/>
  <w15:commentEx w15:paraId="497A3C2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2B915" w14:textId="77777777" w:rsidR="00F52DE7" w:rsidRDefault="00F52DE7" w:rsidP="00732DD2">
      <w:pPr>
        <w:spacing w:after="0" w:line="240" w:lineRule="auto"/>
      </w:pPr>
      <w:r>
        <w:separator/>
      </w:r>
    </w:p>
  </w:endnote>
  <w:endnote w:type="continuationSeparator" w:id="0">
    <w:p w14:paraId="225935EC" w14:textId="77777777" w:rsidR="00F52DE7" w:rsidRDefault="00F52DE7" w:rsidP="00732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CD5E3" w14:textId="77777777" w:rsidR="00F52DE7" w:rsidRDefault="00F52DE7" w:rsidP="00732DD2">
      <w:pPr>
        <w:spacing w:after="0" w:line="240" w:lineRule="auto"/>
      </w:pPr>
      <w:r>
        <w:separator/>
      </w:r>
    </w:p>
  </w:footnote>
  <w:footnote w:type="continuationSeparator" w:id="0">
    <w:p w14:paraId="6A7C8302" w14:textId="77777777" w:rsidR="00F52DE7" w:rsidRDefault="00F52DE7" w:rsidP="00732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5D91"/>
    <w:multiLevelType w:val="hybridMultilevel"/>
    <w:tmpl w:val="C84A38B4"/>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4B4516"/>
    <w:multiLevelType w:val="hybridMultilevel"/>
    <w:tmpl w:val="4C76D1D4"/>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7056FA9"/>
    <w:multiLevelType w:val="hybridMultilevel"/>
    <w:tmpl w:val="D5FCB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351DBF"/>
    <w:multiLevelType w:val="hybridMultilevel"/>
    <w:tmpl w:val="E068B5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4504F5"/>
    <w:multiLevelType w:val="hybridMultilevel"/>
    <w:tmpl w:val="141CE068"/>
    <w:lvl w:ilvl="0" w:tplc="83CE00B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451795"/>
    <w:multiLevelType w:val="hybridMultilevel"/>
    <w:tmpl w:val="E0DCE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F34CB5"/>
    <w:multiLevelType w:val="hybridMultilevel"/>
    <w:tmpl w:val="03B8F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7546C9"/>
    <w:multiLevelType w:val="hybridMultilevel"/>
    <w:tmpl w:val="86B2CCE6"/>
    <w:lvl w:ilvl="0" w:tplc="C8D2DACC">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A3D2539"/>
    <w:multiLevelType w:val="hybridMultilevel"/>
    <w:tmpl w:val="50D8FB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C60589"/>
    <w:multiLevelType w:val="hybridMultilevel"/>
    <w:tmpl w:val="1D828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8F739C"/>
    <w:multiLevelType w:val="multilevel"/>
    <w:tmpl w:val="DFE037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FC42015"/>
    <w:multiLevelType w:val="hybridMultilevel"/>
    <w:tmpl w:val="AA3C29D2"/>
    <w:lvl w:ilvl="0" w:tplc="5AAE542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817E27"/>
    <w:multiLevelType w:val="hybridMultilevel"/>
    <w:tmpl w:val="F1ACEB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8B15E3"/>
    <w:multiLevelType w:val="multilevel"/>
    <w:tmpl w:val="AC1C5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024EA"/>
    <w:multiLevelType w:val="hybridMultilevel"/>
    <w:tmpl w:val="A232D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4041D8"/>
    <w:multiLevelType w:val="hybridMultilevel"/>
    <w:tmpl w:val="80B4027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5047B81"/>
    <w:multiLevelType w:val="hybridMultilevel"/>
    <w:tmpl w:val="C8EED16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B693C75"/>
    <w:multiLevelType w:val="hybridMultilevel"/>
    <w:tmpl w:val="2384D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F5958AD"/>
    <w:multiLevelType w:val="hybridMultilevel"/>
    <w:tmpl w:val="80885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7B753D"/>
    <w:multiLevelType w:val="hybridMultilevel"/>
    <w:tmpl w:val="CFC436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3885236"/>
    <w:multiLevelType w:val="hybridMultilevel"/>
    <w:tmpl w:val="6C289E0A"/>
    <w:lvl w:ilvl="0" w:tplc="0C0A0001">
      <w:start w:val="1"/>
      <w:numFmt w:val="bullet"/>
      <w:lvlText w:val=""/>
      <w:lvlJc w:val="left"/>
      <w:pPr>
        <w:ind w:left="772" w:hanging="360"/>
      </w:pPr>
      <w:rPr>
        <w:rFonts w:ascii="Symbol" w:hAnsi="Symbol" w:hint="default"/>
      </w:rPr>
    </w:lvl>
    <w:lvl w:ilvl="1" w:tplc="0C0A0003" w:tentative="1">
      <w:start w:val="1"/>
      <w:numFmt w:val="bullet"/>
      <w:lvlText w:val="o"/>
      <w:lvlJc w:val="left"/>
      <w:pPr>
        <w:ind w:left="1492" w:hanging="360"/>
      </w:pPr>
      <w:rPr>
        <w:rFonts w:ascii="Courier New" w:hAnsi="Courier New" w:cs="Courier New" w:hint="default"/>
      </w:rPr>
    </w:lvl>
    <w:lvl w:ilvl="2" w:tplc="0C0A0005" w:tentative="1">
      <w:start w:val="1"/>
      <w:numFmt w:val="bullet"/>
      <w:lvlText w:val=""/>
      <w:lvlJc w:val="left"/>
      <w:pPr>
        <w:ind w:left="2212" w:hanging="360"/>
      </w:pPr>
      <w:rPr>
        <w:rFonts w:ascii="Wingdings" w:hAnsi="Wingdings" w:hint="default"/>
      </w:rPr>
    </w:lvl>
    <w:lvl w:ilvl="3" w:tplc="0C0A0001" w:tentative="1">
      <w:start w:val="1"/>
      <w:numFmt w:val="bullet"/>
      <w:lvlText w:val=""/>
      <w:lvlJc w:val="left"/>
      <w:pPr>
        <w:ind w:left="2932" w:hanging="360"/>
      </w:pPr>
      <w:rPr>
        <w:rFonts w:ascii="Symbol" w:hAnsi="Symbol" w:hint="default"/>
      </w:rPr>
    </w:lvl>
    <w:lvl w:ilvl="4" w:tplc="0C0A0003" w:tentative="1">
      <w:start w:val="1"/>
      <w:numFmt w:val="bullet"/>
      <w:lvlText w:val="o"/>
      <w:lvlJc w:val="left"/>
      <w:pPr>
        <w:ind w:left="3652" w:hanging="360"/>
      </w:pPr>
      <w:rPr>
        <w:rFonts w:ascii="Courier New" w:hAnsi="Courier New" w:cs="Courier New" w:hint="default"/>
      </w:rPr>
    </w:lvl>
    <w:lvl w:ilvl="5" w:tplc="0C0A0005" w:tentative="1">
      <w:start w:val="1"/>
      <w:numFmt w:val="bullet"/>
      <w:lvlText w:val=""/>
      <w:lvlJc w:val="left"/>
      <w:pPr>
        <w:ind w:left="4372" w:hanging="360"/>
      </w:pPr>
      <w:rPr>
        <w:rFonts w:ascii="Wingdings" w:hAnsi="Wingdings" w:hint="default"/>
      </w:rPr>
    </w:lvl>
    <w:lvl w:ilvl="6" w:tplc="0C0A0001" w:tentative="1">
      <w:start w:val="1"/>
      <w:numFmt w:val="bullet"/>
      <w:lvlText w:val=""/>
      <w:lvlJc w:val="left"/>
      <w:pPr>
        <w:ind w:left="5092" w:hanging="360"/>
      </w:pPr>
      <w:rPr>
        <w:rFonts w:ascii="Symbol" w:hAnsi="Symbol" w:hint="default"/>
      </w:rPr>
    </w:lvl>
    <w:lvl w:ilvl="7" w:tplc="0C0A0003" w:tentative="1">
      <w:start w:val="1"/>
      <w:numFmt w:val="bullet"/>
      <w:lvlText w:val="o"/>
      <w:lvlJc w:val="left"/>
      <w:pPr>
        <w:ind w:left="5812" w:hanging="360"/>
      </w:pPr>
      <w:rPr>
        <w:rFonts w:ascii="Courier New" w:hAnsi="Courier New" w:cs="Courier New" w:hint="default"/>
      </w:rPr>
    </w:lvl>
    <w:lvl w:ilvl="8" w:tplc="0C0A0005" w:tentative="1">
      <w:start w:val="1"/>
      <w:numFmt w:val="bullet"/>
      <w:lvlText w:val=""/>
      <w:lvlJc w:val="left"/>
      <w:pPr>
        <w:ind w:left="6532" w:hanging="360"/>
      </w:pPr>
      <w:rPr>
        <w:rFonts w:ascii="Wingdings" w:hAnsi="Wingdings" w:hint="default"/>
      </w:rPr>
    </w:lvl>
  </w:abstractNum>
  <w:abstractNum w:abstractNumId="21" w15:restartNumberingAfterBreak="0">
    <w:nsid w:val="552B1E3D"/>
    <w:multiLevelType w:val="hybridMultilevel"/>
    <w:tmpl w:val="6ABE7AD8"/>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14AED"/>
    <w:multiLevelType w:val="hybridMultilevel"/>
    <w:tmpl w:val="3EBAF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1D8587E"/>
    <w:multiLevelType w:val="hybridMultilevel"/>
    <w:tmpl w:val="CF4E7788"/>
    <w:lvl w:ilvl="0" w:tplc="AD8A2E0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101DDA"/>
    <w:multiLevelType w:val="hybridMultilevel"/>
    <w:tmpl w:val="CC30E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481FAC"/>
    <w:multiLevelType w:val="multilevel"/>
    <w:tmpl w:val="6102DF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C63E27"/>
    <w:multiLevelType w:val="hybridMultilevel"/>
    <w:tmpl w:val="D0107B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4F54E46"/>
    <w:multiLevelType w:val="hybridMultilevel"/>
    <w:tmpl w:val="7FBCBE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07777A"/>
    <w:multiLevelType w:val="hybridMultilevel"/>
    <w:tmpl w:val="8A2C5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910BA0"/>
    <w:multiLevelType w:val="multilevel"/>
    <w:tmpl w:val="5488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D3EE3"/>
    <w:multiLevelType w:val="hybridMultilevel"/>
    <w:tmpl w:val="9E76896C"/>
    <w:lvl w:ilvl="0" w:tplc="F9C2400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4C0E99"/>
    <w:multiLevelType w:val="hybridMultilevel"/>
    <w:tmpl w:val="7368F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6"/>
  </w:num>
  <w:num w:numId="4">
    <w:abstractNumId w:val="31"/>
  </w:num>
  <w:num w:numId="5">
    <w:abstractNumId w:val="0"/>
  </w:num>
  <w:num w:numId="6">
    <w:abstractNumId w:val="21"/>
  </w:num>
  <w:num w:numId="7">
    <w:abstractNumId w:val="17"/>
  </w:num>
  <w:num w:numId="8">
    <w:abstractNumId w:val="18"/>
  </w:num>
  <w:num w:numId="9">
    <w:abstractNumId w:val="14"/>
  </w:num>
  <w:num w:numId="10">
    <w:abstractNumId w:val="25"/>
  </w:num>
  <w:num w:numId="11">
    <w:abstractNumId w:val="26"/>
  </w:num>
  <w:num w:numId="12">
    <w:abstractNumId w:val="28"/>
  </w:num>
  <w:num w:numId="13">
    <w:abstractNumId w:val="9"/>
  </w:num>
  <w:num w:numId="14">
    <w:abstractNumId w:val="15"/>
  </w:num>
  <w:num w:numId="15">
    <w:abstractNumId w:val="12"/>
  </w:num>
  <w:num w:numId="16">
    <w:abstractNumId w:val="3"/>
  </w:num>
  <w:num w:numId="17">
    <w:abstractNumId w:val="23"/>
  </w:num>
  <w:num w:numId="18">
    <w:abstractNumId w:val="10"/>
  </w:num>
  <w:num w:numId="19">
    <w:abstractNumId w:val="13"/>
  </w:num>
  <w:num w:numId="20">
    <w:abstractNumId w:val="29"/>
  </w:num>
  <w:num w:numId="21">
    <w:abstractNumId w:val="24"/>
  </w:num>
  <w:num w:numId="22">
    <w:abstractNumId w:val="5"/>
  </w:num>
  <w:num w:numId="23">
    <w:abstractNumId w:val="20"/>
  </w:num>
  <w:num w:numId="24">
    <w:abstractNumId w:val="2"/>
  </w:num>
  <w:num w:numId="25">
    <w:abstractNumId w:val="22"/>
  </w:num>
  <w:num w:numId="26">
    <w:abstractNumId w:val="30"/>
  </w:num>
  <w:num w:numId="27">
    <w:abstractNumId w:val="4"/>
  </w:num>
  <w:num w:numId="28">
    <w:abstractNumId w:val="7"/>
  </w:num>
  <w:num w:numId="29">
    <w:abstractNumId w:val="11"/>
  </w:num>
  <w:num w:numId="30">
    <w:abstractNumId w:val="27"/>
  </w:num>
  <w:num w:numId="31">
    <w:abstractNumId w:val="8"/>
  </w:num>
  <w:num w:numId="32">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pe Gil Castiñeira">
    <w15:presenceInfo w15:providerId="Windows Live" w15:userId="5e171991cce019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pt-PT" w:vendorID="64" w:dllVersion="0" w:nlCheck="1" w:checkStyle="0"/>
  <w:activeWritingStyle w:appName="MSWord" w:lang="en-US" w:vendorID="64" w:dllVersion="4096" w:nlCheck="1" w:checkStyle="0"/>
  <w:activeWritingStyle w:appName="MSWord" w:lang="it-IT" w:vendorID="64" w:dllVersion="0" w:nlCheck="1" w:checkStyle="0"/>
  <w:activeWritingStyle w:appName="MSWord" w:lang="fr-FR" w:vendorID="64" w:dllVersion="4096" w:nlCheck="1" w:checkStyle="0"/>
  <w:activeWritingStyle w:appName="MSWord" w:lang="en-US" w:vendorID="64" w:dllVersion="6" w:nlCheck="1" w:checkStyle="1"/>
  <w:activeWritingStyle w:appName="MSWord" w:lang="es-ES" w:vendorID="64" w:dllVersion="131078" w:nlCheck="1" w:checkStyle="0"/>
  <w:activeWritingStyle w:appName="MSWord" w:lang="en-US" w:vendorID="64" w:dllVersion="131078" w:nlCheck="1" w:checkStyle="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C6"/>
    <w:rsid w:val="000163E5"/>
    <w:rsid w:val="000164E5"/>
    <w:rsid w:val="0002332F"/>
    <w:rsid w:val="00023AF9"/>
    <w:rsid w:val="00027345"/>
    <w:rsid w:val="00027616"/>
    <w:rsid w:val="00031229"/>
    <w:rsid w:val="000336F3"/>
    <w:rsid w:val="00034152"/>
    <w:rsid w:val="0004225A"/>
    <w:rsid w:val="00054A39"/>
    <w:rsid w:val="00061A2C"/>
    <w:rsid w:val="00063CD5"/>
    <w:rsid w:val="00064B6A"/>
    <w:rsid w:val="0007160D"/>
    <w:rsid w:val="00074B4A"/>
    <w:rsid w:val="0008637A"/>
    <w:rsid w:val="00095651"/>
    <w:rsid w:val="000A01CF"/>
    <w:rsid w:val="000A23D0"/>
    <w:rsid w:val="000A2885"/>
    <w:rsid w:val="000A523F"/>
    <w:rsid w:val="000B4DE1"/>
    <w:rsid w:val="000B6DCF"/>
    <w:rsid w:val="000C24DE"/>
    <w:rsid w:val="000C26F0"/>
    <w:rsid w:val="000F1CAB"/>
    <w:rsid w:val="000F3F5B"/>
    <w:rsid w:val="00101565"/>
    <w:rsid w:val="00113AE1"/>
    <w:rsid w:val="001156D4"/>
    <w:rsid w:val="00153399"/>
    <w:rsid w:val="00170F2C"/>
    <w:rsid w:val="00171F69"/>
    <w:rsid w:val="00176808"/>
    <w:rsid w:val="001933E0"/>
    <w:rsid w:val="001A064A"/>
    <w:rsid w:val="001A69C2"/>
    <w:rsid w:val="001B7112"/>
    <w:rsid w:val="001C164B"/>
    <w:rsid w:val="001D5890"/>
    <w:rsid w:val="001D6020"/>
    <w:rsid w:val="001D6550"/>
    <w:rsid w:val="001E359A"/>
    <w:rsid w:val="001F7809"/>
    <w:rsid w:val="00200765"/>
    <w:rsid w:val="00206DC6"/>
    <w:rsid w:val="00212F1C"/>
    <w:rsid w:val="00213482"/>
    <w:rsid w:val="00221539"/>
    <w:rsid w:val="00226568"/>
    <w:rsid w:val="002350E5"/>
    <w:rsid w:val="00240519"/>
    <w:rsid w:val="00244ADA"/>
    <w:rsid w:val="00244C3E"/>
    <w:rsid w:val="00250A5A"/>
    <w:rsid w:val="00250E29"/>
    <w:rsid w:val="00255BE6"/>
    <w:rsid w:val="00261FD9"/>
    <w:rsid w:val="00262CF4"/>
    <w:rsid w:val="00264EF0"/>
    <w:rsid w:val="002803B3"/>
    <w:rsid w:val="00285D8B"/>
    <w:rsid w:val="002946EC"/>
    <w:rsid w:val="002D1DC4"/>
    <w:rsid w:val="002D79C7"/>
    <w:rsid w:val="002F4DAA"/>
    <w:rsid w:val="00303D0A"/>
    <w:rsid w:val="00311CBB"/>
    <w:rsid w:val="0033301A"/>
    <w:rsid w:val="00333A07"/>
    <w:rsid w:val="00356AB1"/>
    <w:rsid w:val="003622E3"/>
    <w:rsid w:val="00363B47"/>
    <w:rsid w:val="00395DE3"/>
    <w:rsid w:val="003A74E4"/>
    <w:rsid w:val="003B0163"/>
    <w:rsid w:val="003B0D6C"/>
    <w:rsid w:val="003B2422"/>
    <w:rsid w:val="003C3ED8"/>
    <w:rsid w:val="003C7E47"/>
    <w:rsid w:val="003E5ACC"/>
    <w:rsid w:val="003F4B10"/>
    <w:rsid w:val="00407443"/>
    <w:rsid w:val="00412DAD"/>
    <w:rsid w:val="00427F8E"/>
    <w:rsid w:val="00431C06"/>
    <w:rsid w:val="004325B6"/>
    <w:rsid w:val="0045056E"/>
    <w:rsid w:val="0046039C"/>
    <w:rsid w:val="0047111B"/>
    <w:rsid w:val="00494E82"/>
    <w:rsid w:val="00497FC7"/>
    <w:rsid w:val="004B111B"/>
    <w:rsid w:val="004C177B"/>
    <w:rsid w:val="004D03FD"/>
    <w:rsid w:val="004D3FE3"/>
    <w:rsid w:val="004D403F"/>
    <w:rsid w:val="004D4A09"/>
    <w:rsid w:val="004D547D"/>
    <w:rsid w:val="004E5514"/>
    <w:rsid w:val="005001F6"/>
    <w:rsid w:val="005035C8"/>
    <w:rsid w:val="005110F8"/>
    <w:rsid w:val="00511A71"/>
    <w:rsid w:val="00511E69"/>
    <w:rsid w:val="00514066"/>
    <w:rsid w:val="00521DD2"/>
    <w:rsid w:val="00526320"/>
    <w:rsid w:val="00532E03"/>
    <w:rsid w:val="005373C6"/>
    <w:rsid w:val="005425F5"/>
    <w:rsid w:val="00543086"/>
    <w:rsid w:val="00555ACD"/>
    <w:rsid w:val="0057130F"/>
    <w:rsid w:val="0057354C"/>
    <w:rsid w:val="005838DD"/>
    <w:rsid w:val="005A1B5D"/>
    <w:rsid w:val="005A2961"/>
    <w:rsid w:val="005A62E9"/>
    <w:rsid w:val="005A7997"/>
    <w:rsid w:val="005C1EC6"/>
    <w:rsid w:val="005C2847"/>
    <w:rsid w:val="005D0316"/>
    <w:rsid w:val="005E1D56"/>
    <w:rsid w:val="005E3D0E"/>
    <w:rsid w:val="005F69B7"/>
    <w:rsid w:val="00614120"/>
    <w:rsid w:val="00615207"/>
    <w:rsid w:val="00625EF0"/>
    <w:rsid w:val="00637AA2"/>
    <w:rsid w:val="0065197A"/>
    <w:rsid w:val="0065468C"/>
    <w:rsid w:val="0066163E"/>
    <w:rsid w:val="00666AED"/>
    <w:rsid w:val="00672903"/>
    <w:rsid w:val="00675909"/>
    <w:rsid w:val="00677C45"/>
    <w:rsid w:val="006841B9"/>
    <w:rsid w:val="00687D71"/>
    <w:rsid w:val="0069116A"/>
    <w:rsid w:val="00694180"/>
    <w:rsid w:val="0069747D"/>
    <w:rsid w:val="006E362C"/>
    <w:rsid w:val="00717689"/>
    <w:rsid w:val="00727245"/>
    <w:rsid w:val="00731476"/>
    <w:rsid w:val="00732DD2"/>
    <w:rsid w:val="007404F6"/>
    <w:rsid w:val="00740EFF"/>
    <w:rsid w:val="007416CB"/>
    <w:rsid w:val="007425A9"/>
    <w:rsid w:val="00747834"/>
    <w:rsid w:val="00752D6C"/>
    <w:rsid w:val="00752E42"/>
    <w:rsid w:val="00753D50"/>
    <w:rsid w:val="00754369"/>
    <w:rsid w:val="0077307B"/>
    <w:rsid w:val="0078180C"/>
    <w:rsid w:val="00782BF4"/>
    <w:rsid w:val="007973A3"/>
    <w:rsid w:val="007A3EF1"/>
    <w:rsid w:val="007A6B22"/>
    <w:rsid w:val="007B2DEB"/>
    <w:rsid w:val="007B72C8"/>
    <w:rsid w:val="007C76A8"/>
    <w:rsid w:val="007C7D18"/>
    <w:rsid w:val="007E029A"/>
    <w:rsid w:val="007E0A23"/>
    <w:rsid w:val="007E350B"/>
    <w:rsid w:val="007E7523"/>
    <w:rsid w:val="00800E45"/>
    <w:rsid w:val="008011CF"/>
    <w:rsid w:val="0080310B"/>
    <w:rsid w:val="00810FA8"/>
    <w:rsid w:val="00820D9B"/>
    <w:rsid w:val="008327C2"/>
    <w:rsid w:val="00833C25"/>
    <w:rsid w:val="00834499"/>
    <w:rsid w:val="00837466"/>
    <w:rsid w:val="008443F0"/>
    <w:rsid w:val="00846F64"/>
    <w:rsid w:val="00853B90"/>
    <w:rsid w:val="0085596F"/>
    <w:rsid w:val="008613B3"/>
    <w:rsid w:val="00863BBD"/>
    <w:rsid w:val="008661B4"/>
    <w:rsid w:val="00867544"/>
    <w:rsid w:val="008721E4"/>
    <w:rsid w:val="00873E5D"/>
    <w:rsid w:val="00880B71"/>
    <w:rsid w:val="008838FF"/>
    <w:rsid w:val="008910D1"/>
    <w:rsid w:val="008915CE"/>
    <w:rsid w:val="008922C1"/>
    <w:rsid w:val="008B2F44"/>
    <w:rsid w:val="008B44FB"/>
    <w:rsid w:val="008B6CC5"/>
    <w:rsid w:val="008B7487"/>
    <w:rsid w:val="008B758D"/>
    <w:rsid w:val="008B7B30"/>
    <w:rsid w:val="008C238A"/>
    <w:rsid w:val="008D0BD0"/>
    <w:rsid w:val="008D4021"/>
    <w:rsid w:val="008E07F0"/>
    <w:rsid w:val="008E3053"/>
    <w:rsid w:val="008F64FC"/>
    <w:rsid w:val="008F6B8D"/>
    <w:rsid w:val="00901344"/>
    <w:rsid w:val="00901726"/>
    <w:rsid w:val="00902553"/>
    <w:rsid w:val="00913C34"/>
    <w:rsid w:val="009174DE"/>
    <w:rsid w:val="00926E8E"/>
    <w:rsid w:val="00940CF1"/>
    <w:rsid w:val="00942DFB"/>
    <w:rsid w:val="009520F6"/>
    <w:rsid w:val="00952A68"/>
    <w:rsid w:val="00956186"/>
    <w:rsid w:val="00956316"/>
    <w:rsid w:val="0095733C"/>
    <w:rsid w:val="0096028D"/>
    <w:rsid w:val="00961351"/>
    <w:rsid w:val="0096359E"/>
    <w:rsid w:val="00977831"/>
    <w:rsid w:val="009A3478"/>
    <w:rsid w:val="009A60F5"/>
    <w:rsid w:val="009B14B5"/>
    <w:rsid w:val="009B4E4C"/>
    <w:rsid w:val="009B4FC4"/>
    <w:rsid w:val="009B6D00"/>
    <w:rsid w:val="009D4594"/>
    <w:rsid w:val="009E03E1"/>
    <w:rsid w:val="00A04870"/>
    <w:rsid w:val="00A07A6D"/>
    <w:rsid w:val="00A128BB"/>
    <w:rsid w:val="00A12E7A"/>
    <w:rsid w:val="00A2609A"/>
    <w:rsid w:val="00A270DB"/>
    <w:rsid w:val="00A301E2"/>
    <w:rsid w:val="00A3418E"/>
    <w:rsid w:val="00A3606A"/>
    <w:rsid w:val="00A406E4"/>
    <w:rsid w:val="00A40CCD"/>
    <w:rsid w:val="00A50CCD"/>
    <w:rsid w:val="00A542FC"/>
    <w:rsid w:val="00A707E8"/>
    <w:rsid w:val="00A71525"/>
    <w:rsid w:val="00A716F4"/>
    <w:rsid w:val="00A8572A"/>
    <w:rsid w:val="00A918B8"/>
    <w:rsid w:val="00AA246B"/>
    <w:rsid w:val="00AA589F"/>
    <w:rsid w:val="00AA717B"/>
    <w:rsid w:val="00AB48BE"/>
    <w:rsid w:val="00AB6A70"/>
    <w:rsid w:val="00AB6C3F"/>
    <w:rsid w:val="00AD23B0"/>
    <w:rsid w:val="00AD50D8"/>
    <w:rsid w:val="00AE6E96"/>
    <w:rsid w:val="00AF21EB"/>
    <w:rsid w:val="00AF5899"/>
    <w:rsid w:val="00B02153"/>
    <w:rsid w:val="00B04382"/>
    <w:rsid w:val="00B0794D"/>
    <w:rsid w:val="00B121D6"/>
    <w:rsid w:val="00B13BD0"/>
    <w:rsid w:val="00B13C9C"/>
    <w:rsid w:val="00B145ED"/>
    <w:rsid w:val="00B1592F"/>
    <w:rsid w:val="00B223EC"/>
    <w:rsid w:val="00B22B42"/>
    <w:rsid w:val="00B2657B"/>
    <w:rsid w:val="00B51B11"/>
    <w:rsid w:val="00B61F5C"/>
    <w:rsid w:val="00B62B7C"/>
    <w:rsid w:val="00B62DB3"/>
    <w:rsid w:val="00B71314"/>
    <w:rsid w:val="00B7527C"/>
    <w:rsid w:val="00B80DE1"/>
    <w:rsid w:val="00B81B99"/>
    <w:rsid w:val="00B86D26"/>
    <w:rsid w:val="00BA1126"/>
    <w:rsid w:val="00BA74B3"/>
    <w:rsid w:val="00BB54B5"/>
    <w:rsid w:val="00BC0787"/>
    <w:rsid w:val="00BC41BF"/>
    <w:rsid w:val="00BC4A6B"/>
    <w:rsid w:val="00BD2E6E"/>
    <w:rsid w:val="00BE5345"/>
    <w:rsid w:val="00BE58EE"/>
    <w:rsid w:val="00BF46CF"/>
    <w:rsid w:val="00C022C9"/>
    <w:rsid w:val="00C03838"/>
    <w:rsid w:val="00C06451"/>
    <w:rsid w:val="00C133F6"/>
    <w:rsid w:val="00C15C4C"/>
    <w:rsid w:val="00C22851"/>
    <w:rsid w:val="00C243C3"/>
    <w:rsid w:val="00C30D31"/>
    <w:rsid w:val="00C325D7"/>
    <w:rsid w:val="00C35BE6"/>
    <w:rsid w:val="00C420BF"/>
    <w:rsid w:val="00C439F7"/>
    <w:rsid w:val="00C44882"/>
    <w:rsid w:val="00C45DCA"/>
    <w:rsid w:val="00C474A2"/>
    <w:rsid w:val="00C54A84"/>
    <w:rsid w:val="00C6208C"/>
    <w:rsid w:val="00C6256B"/>
    <w:rsid w:val="00C94D26"/>
    <w:rsid w:val="00CB211A"/>
    <w:rsid w:val="00CB319E"/>
    <w:rsid w:val="00CB66D2"/>
    <w:rsid w:val="00CC05E9"/>
    <w:rsid w:val="00CD199E"/>
    <w:rsid w:val="00CD5E99"/>
    <w:rsid w:val="00CE0ECC"/>
    <w:rsid w:val="00CE1215"/>
    <w:rsid w:val="00CE6BCD"/>
    <w:rsid w:val="00CF1C1E"/>
    <w:rsid w:val="00CF1E64"/>
    <w:rsid w:val="00D00567"/>
    <w:rsid w:val="00D020C9"/>
    <w:rsid w:val="00D142E7"/>
    <w:rsid w:val="00D242BC"/>
    <w:rsid w:val="00D25BF6"/>
    <w:rsid w:val="00D3146D"/>
    <w:rsid w:val="00D33D62"/>
    <w:rsid w:val="00D34314"/>
    <w:rsid w:val="00D3450D"/>
    <w:rsid w:val="00D43783"/>
    <w:rsid w:val="00D50C22"/>
    <w:rsid w:val="00D5196A"/>
    <w:rsid w:val="00D54D47"/>
    <w:rsid w:val="00D57FF8"/>
    <w:rsid w:val="00D6026B"/>
    <w:rsid w:val="00D65E1D"/>
    <w:rsid w:val="00D70179"/>
    <w:rsid w:val="00D755A1"/>
    <w:rsid w:val="00D76258"/>
    <w:rsid w:val="00D85D75"/>
    <w:rsid w:val="00D85F4B"/>
    <w:rsid w:val="00D87ACA"/>
    <w:rsid w:val="00D921A2"/>
    <w:rsid w:val="00DA0CE6"/>
    <w:rsid w:val="00DA62D3"/>
    <w:rsid w:val="00DB0113"/>
    <w:rsid w:val="00DB7355"/>
    <w:rsid w:val="00DC5982"/>
    <w:rsid w:val="00DD1020"/>
    <w:rsid w:val="00DD2398"/>
    <w:rsid w:val="00DD2BB6"/>
    <w:rsid w:val="00DE0CF3"/>
    <w:rsid w:val="00DE197A"/>
    <w:rsid w:val="00DE3013"/>
    <w:rsid w:val="00DE516B"/>
    <w:rsid w:val="00DF2D39"/>
    <w:rsid w:val="00E04450"/>
    <w:rsid w:val="00E0459D"/>
    <w:rsid w:val="00E077D1"/>
    <w:rsid w:val="00E21243"/>
    <w:rsid w:val="00E27F0E"/>
    <w:rsid w:val="00E332A5"/>
    <w:rsid w:val="00E341A4"/>
    <w:rsid w:val="00E41F63"/>
    <w:rsid w:val="00E54AA7"/>
    <w:rsid w:val="00E63238"/>
    <w:rsid w:val="00E903EC"/>
    <w:rsid w:val="00E90671"/>
    <w:rsid w:val="00E962DD"/>
    <w:rsid w:val="00EB6A34"/>
    <w:rsid w:val="00EB7F8F"/>
    <w:rsid w:val="00ED587B"/>
    <w:rsid w:val="00EE60AA"/>
    <w:rsid w:val="00EE612E"/>
    <w:rsid w:val="00EF29AB"/>
    <w:rsid w:val="00EF2D6F"/>
    <w:rsid w:val="00EF756E"/>
    <w:rsid w:val="00EF7EBF"/>
    <w:rsid w:val="00F00FBE"/>
    <w:rsid w:val="00F0481E"/>
    <w:rsid w:val="00F10BB3"/>
    <w:rsid w:val="00F217A2"/>
    <w:rsid w:val="00F256F4"/>
    <w:rsid w:val="00F26C9C"/>
    <w:rsid w:val="00F35791"/>
    <w:rsid w:val="00F369B5"/>
    <w:rsid w:val="00F4366C"/>
    <w:rsid w:val="00F439D3"/>
    <w:rsid w:val="00F46D63"/>
    <w:rsid w:val="00F52DE7"/>
    <w:rsid w:val="00F6384A"/>
    <w:rsid w:val="00F64291"/>
    <w:rsid w:val="00F84833"/>
    <w:rsid w:val="00F87703"/>
    <w:rsid w:val="00F90CFB"/>
    <w:rsid w:val="00F90E9C"/>
    <w:rsid w:val="00F946D0"/>
    <w:rsid w:val="00FA5696"/>
    <w:rsid w:val="00FA6E54"/>
    <w:rsid w:val="00FC4A31"/>
    <w:rsid w:val="00FD0A26"/>
    <w:rsid w:val="00FD3043"/>
    <w:rsid w:val="00FD62C0"/>
    <w:rsid w:val="00FE0518"/>
    <w:rsid w:val="00FE217E"/>
    <w:rsid w:val="00FE2C98"/>
    <w:rsid w:val="00FE33F1"/>
    <w:rsid w:val="00FE3452"/>
    <w:rsid w:val="00FF1308"/>
    <w:rsid w:val="00FF6FE1"/>
    <w:rsid w:val="00FF78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C3739"/>
  <w15:chartTrackingRefBased/>
  <w15:docId w15:val="{20E44705-A440-4C2B-9ABF-CB717CFD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6D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06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D03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715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6DC6"/>
    <w:rPr>
      <w:rFonts w:asciiTheme="majorHAnsi" w:eastAsiaTheme="majorEastAsia" w:hAnsiTheme="majorHAnsi" w:cstheme="majorBidi"/>
      <w:color w:val="2E74B5" w:themeColor="accent1" w:themeShade="BF"/>
      <w:sz w:val="32"/>
      <w:szCs w:val="32"/>
    </w:rPr>
  </w:style>
  <w:style w:type="paragraph" w:customStyle="1" w:styleId="Default">
    <w:name w:val="Default"/>
    <w:rsid w:val="00206DC6"/>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06DC6"/>
    <w:pPr>
      <w:ind w:left="720"/>
      <w:contextualSpacing/>
    </w:pPr>
  </w:style>
  <w:style w:type="character" w:customStyle="1" w:styleId="Ttulo2Car">
    <w:name w:val="Título 2 Car"/>
    <w:basedOn w:val="Fuentedeprrafopredeter"/>
    <w:link w:val="Ttulo2"/>
    <w:uiPriority w:val="9"/>
    <w:rsid w:val="00206DC6"/>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B265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657B"/>
    <w:rPr>
      <w:rFonts w:asciiTheme="majorHAnsi" w:eastAsiaTheme="majorEastAsia" w:hAnsiTheme="majorHAnsi" w:cstheme="majorBidi"/>
      <w:spacing w:val="-10"/>
      <w:kern w:val="28"/>
      <w:sz w:val="56"/>
      <w:szCs w:val="56"/>
    </w:rPr>
  </w:style>
  <w:style w:type="paragraph" w:styleId="Sinespaciado">
    <w:name w:val="No Spacing"/>
    <w:uiPriority w:val="1"/>
    <w:qFormat/>
    <w:rsid w:val="005A1B5D"/>
    <w:pPr>
      <w:spacing w:after="0" w:line="240" w:lineRule="auto"/>
    </w:pPr>
  </w:style>
  <w:style w:type="character" w:customStyle="1" w:styleId="Ttulo3Car">
    <w:name w:val="Título 3 Car"/>
    <w:basedOn w:val="Fuentedeprrafopredeter"/>
    <w:link w:val="Ttulo3"/>
    <w:uiPriority w:val="9"/>
    <w:rsid w:val="004D03FD"/>
    <w:rPr>
      <w:rFonts w:asciiTheme="majorHAnsi" w:eastAsiaTheme="majorEastAsia" w:hAnsiTheme="majorHAnsi" w:cstheme="majorBidi"/>
      <w:color w:val="1F4D78" w:themeColor="accent1" w:themeShade="7F"/>
      <w:sz w:val="24"/>
      <w:szCs w:val="24"/>
    </w:rPr>
  </w:style>
  <w:style w:type="paragraph" w:customStyle="1" w:styleId="Referencias">
    <w:name w:val="Referencias"/>
    <w:basedOn w:val="Normal"/>
    <w:next w:val="Normal"/>
    <w:link w:val="ReferenciasCar"/>
    <w:qFormat/>
    <w:rsid w:val="0065468C"/>
    <w:rPr>
      <w:color w:val="ED7D31" w:themeColor="accent2"/>
    </w:rPr>
  </w:style>
  <w:style w:type="character" w:customStyle="1" w:styleId="ReferenciasCar">
    <w:name w:val="Referencias Car"/>
    <w:basedOn w:val="Fuentedeprrafopredeter"/>
    <w:link w:val="Referencias"/>
    <w:rsid w:val="0065468C"/>
    <w:rPr>
      <w:color w:val="ED7D31" w:themeColor="accent2"/>
    </w:rPr>
  </w:style>
  <w:style w:type="character" w:styleId="Hipervnculo">
    <w:name w:val="Hyperlink"/>
    <w:basedOn w:val="Fuentedeprrafopredeter"/>
    <w:uiPriority w:val="99"/>
    <w:unhideWhenUsed/>
    <w:rsid w:val="00727245"/>
    <w:rPr>
      <w:color w:val="0563C1" w:themeColor="hyperlink"/>
      <w:u w:val="single"/>
    </w:rPr>
  </w:style>
  <w:style w:type="paragraph" w:styleId="NormalWeb">
    <w:name w:val="Normal (Web)"/>
    <w:basedOn w:val="Normal"/>
    <w:uiPriority w:val="99"/>
    <w:unhideWhenUsed/>
    <w:rsid w:val="00732DD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32D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2DD2"/>
  </w:style>
  <w:style w:type="paragraph" w:styleId="Piedepgina">
    <w:name w:val="footer"/>
    <w:basedOn w:val="Normal"/>
    <w:link w:val="PiedepginaCar"/>
    <w:uiPriority w:val="99"/>
    <w:unhideWhenUsed/>
    <w:rsid w:val="00732D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2DD2"/>
  </w:style>
  <w:style w:type="character" w:customStyle="1" w:styleId="Guiacontenido">
    <w:name w:val="Guia contenido"/>
    <w:uiPriority w:val="1"/>
    <w:qFormat/>
    <w:rsid w:val="008B6CC5"/>
    <w:rPr>
      <w:rFonts w:ascii="Courier New" w:hAnsi="Courier New" w:cs="Calibri"/>
      <w:i/>
      <w:color w:val="7030A0"/>
      <w:sz w:val="16"/>
    </w:rPr>
  </w:style>
  <w:style w:type="paragraph" w:styleId="Textodeglobo">
    <w:name w:val="Balloon Text"/>
    <w:basedOn w:val="Normal"/>
    <w:link w:val="TextodegloboCar"/>
    <w:uiPriority w:val="99"/>
    <w:semiHidden/>
    <w:unhideWhenUsed/>
    <w:rsid w:val="002D1D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DC4"/>
    <w:rPr>
      <w:rFonts w:ascii="Segoe UI" w:hAnsi="Segoe UI" w:cs="Segoe UI"/>
      <w:sz w:val="18"/>
      <w:szCs w:val="18"/>
    </w:rPr>
  </w:style>
  <w:style w:type="character" w:customStyle="1" w:styleId="Ttulo4Car">
    <w:name w:val="Título 4 Car"/>
    <w:basedOn w:val="Fuentedeprrafopredeter"/>
    <w:link w:val="Ttulo4"/>
    <w:uiPriority w:val="9"/>
    <w:rsid w:val="00A71525"/>
    <w:rPr>
      <w:rFonts w:asciiTheme="majorHAnsi" w:eastAsiaTheme="majorEastAsia" w:hAnsiTheme="majorHAnsi" w:cstheme="majorBidi"/>
      <w:i/>
      <w:iCs/>
      <w:color w:val="2E74B5" w:themeColor="accent1" w:themeShade="BF"/>
    </w:rPr>
  </w:style>
  <w:style w:type="character" w:customStyle="1" w:styleId="Mencionar1">
    <w:name w:val="Mencionar1"/>
    <w:basedOn w:val="Fuentedeprrafopredeter"/>
    <w:uiPriority w:val="99"/>
    <w:semiHidden/>
    <w:unhideWhenUsed/>
    <w:rsid w:val="00AF5899"/>
    <w:rPr>
      <w:color w:val="2B579A"/>
      <w:shd w:val="clear" w:color="auto" w:fill="E6E6E6"/>
    </w:rPr>
  </w:style>
  <w:style w:type="character" w:customStyle="1" w:styleId="Mencionar2">
    <w:name w:val="Mencionar2"/>
    <w:basedOn w:val="Fuentedeprrafopredeter"/>
    <w:uiPriority w:val="99"/>
    <w:semiHidden/>
    <w:unhideWhenUsed/>
    <w:rsid w:val="00AB48BE"/>
    <w:rPr>
      <w:color w:val="2B579A"/>
      <w:shd w:val="clear" w:color="auto" w:fill="E6E6E6"/>
    </w:rPr>
  </w:style>
  <w:style w:type="character" w:styleId="Hipervnculovisitado">
    <w:name w:val="FollowedHyperlink"/>
    <w:basedOn w:val="Fuentedeprrafopredeter"/>
    <w:uiPriority w:val="99"/>
    <w:semiHidden/>
    <w:unhideWhenUsed/>
    <w:rsid w:val="00C30D31"/>
    <w:rPr>
      <w:color w:val="954F72" w:themeColor="followedHyperlink"/>
      <w:u w:val="single"/>
    </w:rPr>
  </w:style>
  <w:style w:type="character" w:customStyle="1" w:styleId="Mencionar3">
    <w:name w:val="Mencionar3"/>
    <w:basedOn w:val="Fuentedeprrafopredeter"/>
    <w:uiPriority w:val="99"/>
    <w:semiHidden/>
    <w:unhideWhenUsed/>
    <w:rsid w:val="007A6B22"/>
    <w:rPr>
      <w:color w:val="2B579A"/>
      <w:shd w:val="clear" w:color="auto" w:fill="E6E6E6"/>
    </w:rPr>
  </w:style>
  <w:style w:type="character" w:customStyle="1" w:styleId="Mencionar4">
    <w:name w:val="Mencionar4"/>
    <w:basedOn w:val="Fuentedeprrafopredeter"/>
    <w:uiPriority w:val="99"/>
    <w:semiHidden/>
    <w:unhideWhenUsed/>
    <w:rsid w:val="000B4DE1"/>
    <w:rPr>
      <w:color w:val="2B579A"/>
      <w:shd w:val="clear" w:color="auto" w:fill="E6E6E6"/>
    </w:rPr>
  </w:style>
  <w:style w:type="character" w:styleId="Refdecomentario">
    <w:name w:val="annotation reference"/>
    <w:basedOn w:val="Fuentedeprrafopredeter"/>
    <w:uiPriority w:val="99"/>
    <w:semiHidden/>
    <w:unhideWhenUsed/>
    <w:rsid w:val="00B223EC"/>
    <w:rPr>
      <w:sz w:val="16"/>
      <w:szCs w:val="16"/>
    </w:rPr>
  </w:style>
  <w:style w:type="paragraph" w:styleId="Textocomentario">
    <w:name w:val="annotation text"/>
    <w:basedOn w:val="Normal"/>
    <w:link w:val="TextocomentarioCar"/>
    <w:uiPriority w:val="99"/>
    <w:semiHidden/>
    <w:unhideWhenUsed/>
    <w:rsid w:val="00B223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223EC"/>
    <w:rPr>
      <w:sz w:val="20"/>
      <w:szCs w:val="20"/>
    </w:rPr>
  </w:style>
  <w:style w:type="paragraph" w:styleId="Asuntodelcomentario">
    <w:name w:val="annotation subject"/>
    <w:basedOn w:val="Textocomentario"/>
    <w:next w:val="Textocomentario"/>
    <w:link w:val="AsuntodelcomentarioCar"/>
    <w:uiPriority w:val="99"/>
    <w:semiHidden/>
    <w:unhideWhenUsed/>
    <w:rsid w:val="00B223EC"/>
    <w:rPr>
      <w:b/>
      <w:bCs/>
    </w:rPr>
  </w:style>
  <w:style w:type="character" w:customStyle="1" w:styleId="AsuntodelcomentarioCar">
    <w:name w:val="Asunto del comentario Car"/>
    <w:basedOn w:val="TextocomentarioCar"/>
    <w:link w:val="Asuntodelcomentario"/>
    <w:uiPriority w:val="99"/>
    <w:semiHidden/>
    <w:rsid w:val="00B223EC"/>
    <w:rPr>
      <w:b/>
      <w:bCs/>
      <w:sz w:val="20"/>
      <w:szCs w:val="20"/>
    </w:rPr>
  </w:style>
  <w:style w:type="paragraph" w:styleId="Descripcin">
    <w:name w:val="caption"/>
    <w:basedOn w:val="Normal"/>
    <w:next w:val="Normal"/>
    <w:uiPriority w:val="35"/>
    <w:unhideWhenUsed/>
    <w:qFormat/>
    <w:rsid w:val="00C439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940181">
      <w:bodyDiv w:val="1"/>
      <w:marLeft w:val="0"/>
      <w:marRight w:val="0"/>
      <w:marTop w:val="0"/>
      <w:marBottom w:val="0"/>
      <w:divBdr>
        <w:top w:val="none" w:sz="0" w:space="0" w:color="auto"/>
        <w:left w:val="none" w:sz="0" w:space="0" w:color="auto"/>
        <w:bottom w:val="none" w:sz="0" w:space="0" w:color="auto"/>
        <w:right w:val="none" w:sz="0" w:space="0" w:color="auto"/>
      </w:divBdr>
    </w:div>
    <w:div w:id="735857291">
      <w:bodyDiv w:val="1"/>
      <w:marLeft w:val="0"/>
      <w:marRight w:val="0"/>
      <w:marTop w:val="0"/>
      <w:marBottom w:val="0"/>
      <w:divBdr>
        <w:top w:val="none" w:sz="0" w:space="0" w:color="auto"/>
        <w:left w:val="none" w:sz="0" w:space="0" w:color="auto"/>
        <w:bottom w:val="none" w:sz="0" w:space="0" w:color="auto"/>
        <w:right w:val="none" w:sz="0" w:space="0" w:color="auto"/>
      </w:divBdr>
    </w:div>
    <w:div w:id="1361316958">
      <w:bodyDiv w:val="1"/>
      <w:marLeft w:val="0"/>
      <w:marRight w:val="0"/>
      <w:marTop w:val="0"/>
      <w:marBottom w:val="0"/>
      <w:divBdr>
        <w:top w:val="none" w:sz="0" w:space="0" w:color="auto"/>
        <w:left w:val="none" w:sz="0" w:space="0" w:color="auto"/>
        <w:bottom w:val="none" w:sz="0" w:space="0" w:color="auto"/>
        <w:right w:val="none" w:sz="0" w:space="0" w:color="auto"/>
      </w:divBdr>
    </w:div>
    <w:div w:id="1386416904">
      <w:bodyDiv w:val="1"/>
      <w:marLeft w:val="0"/>
      <w:marRight w:val="0"/>
      <w:marTop w:val="0"/>
      <w:marBottom w:val="0"/>
      <w:divBdr>
        <w:top w:val="none" w:sz="0" w:space="0" w:color="auto"/>
        <w:left w:val="none" w:sz="0" w:space="0" w:color="auto"/>
        <w:bottom w:val="none" w:sz="0" w:space="0" w:color="auto"/>
        <w:right w:val="none" w:sz="0" w:space="0" w:color="auto"/>
      </w:divBdr>
    </w:div>
    <w:div w:id="2123911731">
      <w:bodyDiv w:val="1"/>
      <w:marLeft w:val="0"/>
      <w:marRight w:val="0"/>
      <w:marTop w:val="0"/>
      <w:marBottom w:val="0"/>
      <w:divBdr>
        <w:top w:val="none" w:sz="0" w:space="0" w:color="auto"/>
        <w:left w:val="none" w:sz="0" w:space="0" w:color="auto"/>
        <w:bottom w:val="none" w:sz="0" w:space="0" w:color="auto"/>
        <w:right w:val="none" w:sz="0" w:space="0" w:color="auto"/>
      </w:divBdr>
    </w:div>
    <w:div w:id="213046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cholar.google.es/scholar?hl=en&amp;as_sdt=0%2C5&amp;q=openai+ros&amp;btn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iki.ros.org/hector_quadrotor" TargetMode="External"/><Relationship Id="rId21" Type="http://schemas.openxmlformats.org/officeDocument/2006/relationships/image" Target="media/image4.png"/><Relationship Id="rId42" Type="http://schemas.openxmlformats.org/officeDocument/2006/relationships/hyperlink" Target="http://www.coppeliarobotics.com/index.html" TargetMode="External"/><Relationship Id="rId47" Type="http://schemas.openxmlformats.org/officeDocument/2006/relationships/image" Target="media/image5.png"/><Relationship Id="rId63" Type="http://schemas.openxmlformats.org/officeDocument/2006/relationships/hyperlink" Target="http://wiki.ros.org/ROS/Introduction" TargetMode="External"/><Relationship Id="rId68" Type="http://schemas.openxmlformats.org/officeDocument/2006/relationships/hyperlink" Target="http://pointclouds.org/" TargetMode="External"/><Relationship Id="rId84" Type="http://schemas.openxmlformats.org/officeDocument/2006/relationships/hyperlink" Target="https://www.kdnuggets.com/images/reinforcement-learning-fig1-700.jpg" TargetMode="External"/><Relationship Id="rId89" Type="http://schemas.openxmlformats.org/officeDocument/2006/relationships/theme" Target="theme/theme1.xml"/><Relationship Id="rId16" Type="http://schemas.openxmlformats.org/officeDocument/2006/relationships/hyperlink" Target="https://dev.px4.io/en/tutorials/tuning_the_ecl_ekf.html" TargetMode="External"/><Relationship Id="rId11" Type="http://schemas.openxmlformats.org/officeDocument/2006/relationships/hyperlink" Target="https://github.com/Microsoft/AirSim/blob/master/docs/px4_sitl.md" TargetMode="External"/><Relationship Id="rId32" Type="http://schemas.openxmlformats.org/officeDocument/2006/relationships/hyperlink" Target="https://www.epicgames.com/site/es-ES/home" TargetMode="External"/><Relationship Id="rId37" Type="http://schemas.openxmlformats.org/officeDocument/2006/relationships/hyperlink" Target="https://arxiv.org/abs/1708.01938" TargetMode="External"/><Relationship Id="rId53" Type="http://schemas.openxmlformats.org/officeDocument/2006/relationships/hyperlink" Target="https://github.com/PX4/Firmware" TargetMode="External"/><Relationship Id="rId58" Type="http://schemas.openxmlformats.org/officeDocument/2006/relationships/hyperlink" Target="https://docs.px4.io/en/flight_controller/snapdragon_flight.html" TargetMode="External"/><Relationship Id="rId74" Type="http://schemas.openxmlformats.org/officeDocument/2006/relationships/image" Target="media/image8.png"/><Relationship Id="rId79" Type="http://schemas.openxmlformats.org/officeDocument/2006/relationships/hyperlink" Target="https://github.com/Microsoft/AirSim/blob/master/docs/px4_setup.md" TargetMode="External"/><Relationship Id="rId5" Type="http://schemas.openxmlformats.org/officeDocument/2006/relationships/footnotes" Target="footnotes.xml"/><Relationship Id="rId14" Type="http://schemas.openxmlformats.org/officeDocument/2006/relationships/hyperlink" Target="http://www.theconstructsim.com/using-openai-ros/" TargetMode="External"/><Relationship Id="rId22" Type="http://schemas.openxmlformats.org/officeDocument/2006/relationships/hyperlink" Target="https://dev.px4.io/en/concept/architecture.html" TargetMode="External"/><Relationship Id="rId27" Type="http://schemas.openxmlformats.org/officeDocument/2006/relationships/hyperlink" Target="https://mavlink.io/en/" TargetMode="External"/><Relationship Id="rId30" Type="http://schemas.openxmlformats.org/officeDocument/2006/relationships/hyperlink" Target="https://pixhawk.org/dev/hil/jmavsim" TargetMode="External"/><Relationship Id="rId35" Type="http://schemas.openxmlformats.org/officeDocument/2006/relationships/hyperlink" Target="https://arxiv.org/pdf/1708.05869.pdf" TargetMode="External"/><Relationship Id="rId43" Type="http://schemas.openxmlformats.org/officeDocument/2006/relationships/hyperlink" Target="http://www.x-plane.com/" TargetMode="External"/><Relationship Id="rId48" Type="http://schemas.openxmlformats.org/officeDocument/2006/relationships/hyperlink" Target="https://github.com/Microsoft/AirSim/blob/master/docs/flight_controller.md" TargetMode="External"/><Relationship Id="rId56" Type="http://schemas.openxmlformats.org/officeDocument/2006/relationships/hyperlink" Target="https://docs.px4.io/en/flight_controller/" TargetMode="External"/><Relationship Id="rId64" Type="http://schemas.openxmlformats.org/officeDocument/2006/relationships/hyperlink" Target="http://wiki.ros.org/ROS/Concepts" TargetMode="External"/><Relationship Id="rId69" Type="http://schemas.openxmlformats.org/officeDocument/2006/relationships/hyperlink" Target="http://www.ros.org/integration/" TargetMode="External"/><Relationship Id="rId77" Type="http://schemas.openxmlformats.org/officeDocument/2006/relationships/hyperlink" Target="https://docs.px4.io/en/flight_controller/pixhawk-2.html" TargetMode="External"/><Relationship Id="rId8" Type="http://schemas.microsoft.com/office/2011/relationships/commentsExtended" Target="commentsExtended.xml"/><Relationship Id="rId51" Type="http://schemas.openxmlformats.org/officeDocument/2006/relationships/hyperlink" Target="https://www.dronecode.org/" TargetMode="External"/><Relationship Id="rId72" Type="http://schemas.openxmlformats.org/officeDocument/2006/relationships/hyperlink" Target="https://github.com/Microsoft/AirSim/blob/master/docs/apis.md" TargetMode="External"/><Relationship Id="rId80" Type="http://schemas.openxmlformats.org/officeDocument/2006/relationships/hyperlink" Target="https://github.com/Microsoft/AirSim/tree/master/MavLinkCom" TargetMode="External"/><Relationship Id="rId85" Type="http://schemas.openxmlformats.org/officeDocument/2006/relationships/hyperlink" Target="https://openai.com/about/" TargetMode="External"/><Relationship Id="rId3" Type="http://schemas.openxmlformats.org/officeDocument/2006/relationships/settings" Target="settings.xml"/><Relationship Id="rId12" Type="http://schemas.openxmlformats.org/officeDocument/2006/relationships/hyperlink" Target="https://docs.microsoft.com/es-es/windows/wsl/install-win10" TargetMode="External"/><Relationship Id="rId17" Type="http://schemas.openxmlformats.org/officeDocument/2006/relationships/image" Target="media/image2.png"/><Relationship Id="rId25" Type="http://schemas.openxmlformats.org/officeDocument/2006/relationships/hyperlink" Target="https://pdfs.semanticscholar.org/3ed3/948827e0949770e8583b51bd0fedf4fd73fe.pdf" TargetMode="External"/><Relationship Id="rId33" Type="http://schemas.openxmlformats.org/officeDocument/2006/relationships/hyperlink" Target="https://www.unrealengine.com/en-US/what-is-unreal-engine-4" TargetMode="External"/><Relationship Id="rId38" Type="http://schemas.openxmlformats.org/officeDocument/2006/relationships/hyperlink" Target="https://github.com/orig74/DroneSimLab" TargetMode="External"/><Relationship Id="rId46" Type="http://schemas.openxmlformats.org/officeDocument/2006/relationships/hyperlink" Target="https://github.com/Microsoft/AirSim/blob/master/docs/flight_controller.md" TargetMode="External"/><Relationship Id="rId59" Type="http://schemas.openxmlformats.org/officeDocument/2006/relationships/hyperlink" Target="https://software.intel.com/en-us/aero/compute-board" TargetMode="External"/><Relationship Id="rId67" Type="http://schemas.openxmlformats.org/officeDocument/2006/relationships/hyperlink" Target="https://opencv.org/" TargetMode="External"/><Relationship Id="rId20" Type="http://schemas.openxmlformats.org/officeDocument/2006/relationships/image" Target="media/image3.png"/><Relationship Id="rId41" Type="http://schemas.openxmlformats.org/officeDocument/2006/relationships/hyperlink" Target="http://www.argos-sim.info/index.php" TargetMode="External"/><Relationship Id="rId54" Type="http://schemas.openxmlformats.org/officeDocument/2006/relationships/hyperlink" Target="https://docs.px4.io/en/getting_started/px4_basic_concepts.html" TargetMode="External"/><Relationship Id="rId62" Type="http://schemas.openxmlformats.org/officeDocument/2006/relationships/hyperlink" Target="http://www.ros.org/about-ros/" TargetMode="External"/><Relationship Id="rId70" Type="http://schemas.openxmlformats.org/officeDocument/2006/relationships/hyperlink" Target="https://github.com/Microsoft/AirSim" TargetMode="External"/><Relationship Id="rId75" Type="http://schemas.openxmlformats.org/officeDocument/2006/relationships/hyperlink" Target="http://docs.rosflight.org/en/latest/" TargetMode="External"/><Relationship Id="rId83" Type="http://schemas.openxmlformats.org/officeDocument/2006/relationships/hyperlink" Target="https://arxiv.org/pdf/cs/9605103.pdf" TargetMode="External"/><Relationship Id="rId88"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Microsoft/AirSim/issues/276" TargetMode="External"/><Relationship Id="rId23" Type="http://schemas.openxmlformats.org/officeDocument/2006/relationships/hyperlink" Target="https://www.microsoft.com/en-us/research/wp-content/uploads/2017/07/1705.05065.pdf" TargetMode="External"/><Relationship Id="rId28" Type="http://schemas.openxmlformats.org/officeDocument/2006/relationships/hyperlink" Target="https://link.springer.com/chapter/10.1007/978-3-319-26054-9_23" TargetMode="External"/><Relationship Id="rId36" Type="http://schemas.openxmlformats.org/officeDocument/2006/relationships/hyperlink" Target="https://www.youtube.com/watch?v=SqAxzsQ7qUU" TargetMode="External"/><Relationship Id="rId49" Type="http://schemas.openxmlformats.org/officeDocument/2006/relationships/hyperlink" Target="https://wiki.paparazziuav.org/wiki/HITL" TargetMode="External"/><Relationship Id="rId57" Type="http://schemas.openxmlformats.org/officeDocument/2006/relationships/hyperlink" Target="https://pixhawk.org/" TargetMode="External"/><Relationship Id="rId10" Type="http://schemas.openxmlformats.org/officeDocument/2006/relationships/image" Target="media/image1.png"/><Relationship Id="rId31" Type="http://schemas.openxmlformats.org/officeDocument/2006/relationships/hyperlink" Target="http://pixhawk.org/" TargetMode="External"/><Relationship Id="rId44" Type="http://schemas.openxmlformats.org/officeDocument/2006/relationships/hyperlink" Target="https://www.realflight.com/" TargetMode="External"/><Relationship Id="rId52" Type="http://schemas.openxmlformats.org/officeDocument/2006/relationships/hyperlink" Target="http://px4.io/" TargetMode="External"/><Relationship Id="rId60" Type="http://schemas.openxmlformats.org/officeDocument/2006/relationships/hyperlink" Target="https://docs.px4.io/en/flight_controller/raspberry_pi_navio2.html" TargetMode="External"/><Relationship Id="rId65" Type="http://schemas.openxmlformats.org/officeDocument/2006/relationships/hyperlink" Target="http://www.willowgarage.com/sites/default/files/icraoss09-ROS.pdf" TargetMode="External"/><Relationship Id="rId73" Type="http://schemas.openxmlformats.org/officeDocument/2006/relationships/hyperlink" Target="https://github.com/Microsoft/AirSim/blob/master/README.md" TargetMode="External"/><Relationship Id="rId78" Type="http://schemas.openxmlformats.org/officeDocument/2006/relationships/hyperlink" Target="https://quadquestions.com/Naze32_rev6_manual_v1.2.pdf" TargetMode="External"/><Relationship Id="rId81" Type="http://schemas.openxmlformats.org/officeDocument/2006/relationships/hyperlink" Target="https://mavlink.io/en/" TargetMode="External"/><Relationship Id="rId86" Type="http://schemas.openxmlformats.org/officeDocument/2006/relationships/hyperlink" Target="http://gym.openai.com/" TargetMode="External"/><Relationship Id="rId4" Type="http://schemas.openxmlformats.org/officeDocument/2006/relationships/webSettings" Target="webSettings.xml"/><Relationship Id="rId9" Type="http://schemas.openxmlformats.org/officeDocument/2006/relationships/hyperlink" Target="http://dle.rae.es/?id=ED2QqnQ" TargetMode="External"/><Relationship Id="rId13" Type="http://schemas.openxmlformats.org/officeDocument/2006/relationships/hyperlink" Target="http://dev.px4.io/en/setup/dev_env_linux.html" TargetMode="External"/><Relationship Id="rId18" Type="http://schemas.openxmlformats.org/officeDocument/2006/relationships/hyperlink" Target="https://mavlink.io/en/" TargetMode="External"/><Relationship Id="rId39" Type="http://schemas.openxmlformats.org/officeDocument/2006/relationships/hyperlink" Target="https://www.microsoft.com/en-us/research/wp-content/uploads/2017/07/1705.05065.pdf" TargetMode="External"/><Relationship Id="rId34" Type="http://schemas.openxmlformats.org/officeDocument/2006/relationships/hyperlink" Target="https://sim4cv.org" TargetMode="External"/><Relationship Id="rId50" Type="http://schemas.openxmlformats.org/officeDocument/2006/relationships/hyperlink" Target="https://digitalcommons.usu.edu/cgi/viewcontent.cgi?article=1109&amp;context=mae_facpub" TargetMode="External"/><Relationship Id="rId55" Type="http://schemas.openxmlformats.org/officeDocument/2006/relationships/hyperlink" Target="https://mavlink.io/en/" TargetMode="External"/><Relationship Id="rId76" Type="http://schemas.openxmlformats.org/officeDocument/2006/relationships/hyperlink" Target="https://github.com/simondlevy/Hackflight" TargetMode="External"/><Relationship Id="rId7" Type="http://schemas.openxmlformats.org/officeDocument/2006/relationships/comments" Target="comments.xml"/><Relationship Id="rId71"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wiki.ros.org/rotors_simulator" TargetMode="External"/><Relationship Id="rId24" Type="http://schemas.openxmlformats.org/officeDocument/2006/relationships/hyperlink" Target="http://gazebosim.org/tutorials?tut=guided_b1&amp;cat=" TargetMode="External"/><Relationship Id="rId40" Type="http://schemas.openxmlformats.org/officeDocument/2006/relationships/hyperlink" Target="https://www.microsoft.com/en-us/research/project/aerial-informatics-robotics-platform/" TargetMode="External"/><Relationship Id="rId45" Type="http://schemas.openxmlformats.org/officeDocument/2006/relationships/hyperlink" Target="https://www.tomshardware.com/reviews/multi-rotor-quadcopter-fpv,3828-2.html" TargetMode="External"/><Relationship Id="rId66" Type="http://schemas.openxmlformats.org/officeDocument/2006/relationships/image" Target="media/image6.jpg"/><Relationship Id="rId87" Type="http://schemas.openxmlformats.org/officeDocument/2006/relationships/fontTable" Target="fontTable.xml"/><Relationship Id="rId61" Type="http://schemas.openxmlformats.org/officeDocument/2006/relationships/hyperlink" Target="http://www.ros.org/" TargetMode="External"/><Relationship Id="rId82" Type="http://schemas.openxmlformats.org/officeDocument/2006/relationships/hyperlink" Target="http://www.ias.tu-darmstadt.de/uploads/Publications/Kober_IJRR_2013.pdf" TargetMode="External"/><Relationship Id="rId19" Type="http://schemas.openxmlformats.org/officeDocument/2006/relationships/hyperlink" Target="https://dev.px4.io/en/middleware/uorb.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20</Pages>
  <Words>8693</Words>
  <Characters>49551</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Felipe Gil Castiñeira</cp:lastModifiedBy>
  <cp:revision>5</cp:revision>
  <dcterms:created xsi:type="dcterms:W3CDTF">2018-11-11T16:44:00Z</dcterms:created>
  <dcterms:modified xsi:type="dcterms:W3CDTF">2018-11-11T17:26:00Z</dcterms:modified>
</cp:coreProperties>
</file>